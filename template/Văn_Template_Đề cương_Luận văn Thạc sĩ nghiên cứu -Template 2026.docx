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F0F2DE" w14:textId="279D27AB" w:rsidR="0077081F" w:rsidRPr="00CF3573" w:rsidRDefault="00B32148" w:rsidP="00B32148">
      <w:pPr>
        <w:widowControl w:val="0"/>
        <w:spacing w:line="360" w:lineRule="auto"/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CF3573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9CC1B9" wp14:editId="2308451D">
                <wp:simplePos x="0" y="0"/>
                <wp:positionH relativeFrom="column">
                  <wp:posOffset>-92075</wp:posOffset>
                </wp:positionH>
                <wp:positionV relativeFrom="paragraph">
                  <wp:posOffset>-162627</wp:posOffset>
                </wp:positionV>
                <wp:extent cx="5748020" cy="8674100"/>
                <wp:effectExtent l="19050" t="19050" r="43180" b="3175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8020" cy="8674100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949B66C" id="Rectangle 4" o:spid="_x0000_s1026" style="position:absolute;margin-left:-7.25pt;margin-top:-12.8pt;width:452.6pt;height:68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" filled="f" strokeweight="4.5pt">
                <v:stroke linestyle="thickThin"/>
              </v:rect>
            </w:pict>
          </mc:Fallback>
        </mc:AlternateContent>
      </w:r>
      <w:r w:rsidR="0077081F" w:rsidRPr="00CF3573">
        <w:rPr>
          <w:b/>
          <w:bCs/>
          <w:color w:val="000000" w:themeColor="text1"/>
          <w:sz w:val="28"/>
          <w:szCs w:val="28"/>
          <w:lang w:val="vi-VN"/>
        </w:rPr>
        <w:t xml:space="preserve">BỘ GIÁO DỤC VÀ ĐÀO TẠO               </w:t>
      </w:r>
      <w:r w:rsidR="0077081F" w:rsidRPr="00CF3573">
        <w:rPr>
          <w:b/>
          <w:bCs/>
          <w:color w:val="000000" w:themeColor="text1"/>
          <w:sz w:val="28"/>
          <w:szCs w:val="28"/>
          <w:lang w:val="vi-VN"/>
        </w:rPr>
        <w:tab/>
        <w:t xml:space="preserve"> </w:t>
      </w:r>
      <w:r w:rsidR="0077081F" w:rsidRPr="00CF3573">
        <w:rPr>
          <w:b/>
          <w:bCs/>
          <w:color w:val="000000" w:themeColor="text1"/>
          <w:sz w:val="28"/>
          <w:szCs w:val="28"/>
          <w:lang w:val="vi-VN"/>
        </w:rPr>
        <w:tab/>
      </w:r>
      <w:r w:rsidR="0077081F" w:rsidRPr="00CF3573">
        <w:rPr>
          <w:b/>
          <w:bCs/>
          <w:color w:val="000000" w:themeColor="text1"/>
          <w:sz w:val="28"/>
          <w:szCs w:val="28"/>
          <w:lang w:val="vi-VN"/>
        </w:rPr>
        <w:tab/>
        <w:t>BỘ Y TẾ</w:t>
      </w:r>
    </w:p>
    <w:p w14:paraId="4CA1EC77" w14:textId="77777777" w:rsidR="0077081F" w:rsidRPr="00CF3573" w:rsidRDefault="0077081F" w:rsidP="00B32148">
      <w:pPr>
        <w:widowControl w:val="0"/>
        <w:tabs>
          <w:tab w:val="left" w:pos="3132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CF3573">
        <w:rPr>
          <w:b/>
          <w:bCs/>
          <w:color w:val="000000" w:themeColor="text1"/>
          <w:sz w:val="28"/>
          <w:szCs w:val="28"/>
          <w:lang w:val="vi-VN"/>
        </w:rPr>
        <w:t>TRƯỜNG ĐẠI HỌC Y HÀ NỘI</w:t>
      </w:r>
    </w:p>
    <w:p w14:paraId="7AF96572" w14:textId="77777777" w:rsidR="0077081F" w:rsidRPr="00CF3573" w:rsidRDefault="0077081F" w:rsidP="00B32148">
      <w:pPr>
        <w:widowControl w:val="0"/>
        <w:tabs>
          <w:tab w:val="left" w:pos="0"/>
        </w:tabs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CF3573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2132FC68" wp14:editId="3C09EF1C">
            <wp:extent cx="1009015" cy="1234440"/>
            <wp:effectExtent l="0" t="0" r="635" b="3810"/>
            <wp:docPr id="3" name="Picture 3" descr="Description: Logo_HM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Logo_HM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844B" w14:textId="77777777" w:rsidR="003E0F5B" w:rsidRPr="003E0F5B" w:rsidRDefault="003E0F5B" w:rsidP="00B32148">
      <w:pPr>
        <w:widowControl w:val="0"/>
        <w:spacing w:line="360" w:lineRule="auto"/>
        <w:jc w:val="center"/>
        <w:rPr>
          <w:b/>
          <w:color w:val="000000" w:themeColor="text1"/>
          <w:szCs w:val="28"/>
        </w:rPr>
      </w:pPr>
    </w:p>
    <w:p w14:paraId="4CB5CCE9" w14:textId="60AE913D" w:rsidR="0077081F" w:rsidRPr="00CF3573" w:rsidRDefault="00EC1C64" w:rsidP="00B32148">
      <w:pPr>
        <w:widowControl w:val="0"/>
        <w:spacing w:line="360" w:lineRule="auto"/>
        <w:jc w:val="center"/>
        <w:rPr>
          <w:b/>
          <w:color w:val="000000" w:themeColor="text1"/>
          <w:sz w:val="32"/>
          <w:szCs w:val="28"/>
        </w:rPr>
      </w:pPr>
      <w:r>
        <w:rPr>
          <w:b/>
          <w:color w:val="000000" w:themeColor="text1"/>
          <w:sz w:val="32"/>
          <w:szCs w:val="28"/>
          <w:lang w:val="vi-VN"/>
        </w:rPr>
        <w:t>Họ Và Tên</w:t>
      </w:r>
    </w:p>
    <w:p w14:paraId="7582E247" w14:textId="77777777" w:rsidR="0077081F" w:rsidRPr="00CF3573" w:rsidRDefault="0077081F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  <w:lang w:val="vi-VN"/>
        </w:rPr>
      </w:pPr>
    </w:p>
    <w:p w14:paraId="392FC39E" w14:textId="77777777" w:rsidR="0077081F" w:rsidRPr="00CF3573" w:rsidRDefault="0077081F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0E9A0C65" w14:textId="77777777" w:rsidR="00B32148" w:rsidRPr="00CF3573" w:rsidRDefault="00B32148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4513A8CA" w14:textId="4585CF9C" w:rsidR="0077081F" w:rsidRPr="00CF3573" w:rsidRDefault="0077081F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36"/>
          <w:szCs w:val="28"/>
          <w:lang w:val="vi-VN"/>
        </w:rPr>
      </w:pPr>
      <w:r w:rsidRPr="00CF3573">
        <w:rPr>
          <w:rFonts w:eastAsiaTheme="majorEastAsia"/>
          <w:b/>
          <w:bCs/>
          <w:color w:val="000000" w:themeColor="text1"/>
          <w:sz w:val="36"/>
          <w:szCs w:val="28"/>
        </w:rPr>
        <w:t>ĐÁNH GIÁ KẾT</w:t>
      </w:r>
      <w:r w:rsidRPr="00CF3573">
        <w:rPr>
          <w:rFonts w:eastAsiaTheme="majorEastAsia"/>
          <w:b/>
          <w:bCs/>
          <w:color w:val="000000" w:themeColor="text1"/>
          <w:sz w:val="36"/>
          <w:szCs w:val="28"/>
          <w:lang w:val="vi-VN"/>
        </w:rPr>
        <w:t xml:space="preserve"> QUẢ ĐIỀU TRỊ </w:t>
      </w:r>
      <w:r w:rsidR="00EC1C64">
        <w:rPr>
          <w:rFonts w:eastAsiaTheme="majorEastAsia"/>
          <w:b/>
          <w:bCs/>
          <w:color w:val="000000" w:themeColor="text1"/>
          <w:sz w:val="36"/>
          <w:szCs w:val="28"/>
          <w:lang w:val="vi-VN"/>
        </w:rPr>
        <w:t>.........</w:t>
      </w:r>
    </w:p>
    <w:p w14:paraId="4AEB2DA2" w14:textId="77777777" w:rsidR="00D30D54" w:rsidRPr="00CF3573" w:rsidRDefault="00D30D54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28"/>
          <w:szCs w:val="28"/>
          <w:lang w:val="vi-VN"/>
        </w:rPr>
      </w:pPr>
    </w:p>
    <w:p w14:paraId="1E3F1D8F" w14:textId="4239346E" w:rsidR="0077081F" w:rsidRPr="00CF3573" w:rsidRDefault="0077081F" w:rsidP="00B32148">
      <w:pPr>
        <w:widowControl w:val="0"/>
        <w:tabs>
          <w:tab w:val="left" w:pos="4678"/>
        </w:tabs>
        <w:spacing w:line="360" w:lineRule="auto"/>
        <w:ind w:left="2835"/>
        <w:jc w:val="center"/>
        <w:rPr>
          <w:color w:val="000000" w:themeColor="text1"/>
          <w:sz w:val="28"/>
          <w:szCs w:val="28"/>
        </w:rPr>
      </w:pPr>
    </w:p>
    <w:p w14:paraId="1A941D8F" w14:textId="77777777" w:rsidR="0077081F" w:rsidRPr="003E0F5B" w:rsidRDefault="0077081F" w:rsidP="00B32148">
      <w:pPr>
        <w:widowControl w:val="0"/>
        <w:spacing w:line="360" w:lineRule="auto"/>
        <w:jc w:val="center"/>
        <w:rPr>
          <w:color w:val="000000" w:themeColor="text1"/>
          <w:szCs w:val="28"/>
        </w:rPr>
      </w:pPr>
    </w:p>
    <w:p w14:paraId="6B89554B" w14:textId="77777777" w:rsidR="00B32148" w:rsidRPr="00CF3573" w:rsidRDefault="00B32148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484F7F5A" w14:textId="77777777" w:rsidR="0077081F" w:rsidRPr="00CF3573" w:rsidRDefault="0077081F" w:rsidP="00B32148">
      <w:pPr>
        <w:widowControl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4D769D7" w14:textId="1E4E9C0B" w:rsidR="0077081F" w:rsidRPr="00CF3573" w:rsidRDefault="0077081F" w:rsidP="00B32148">
      <w:pPr>
        <w:widowControl w:val="0"/>
        <w:spacing w:line="360" w:lineRule="auto"/>
        <w:jc w:val="center"/>
        <w:rPr>
          <w:color w:val="000000" w:themeColor="text1"/>
          <w:sz w:val="32"/>
          <w:szCs w:val="28"/>
          <w:lang w:val="vi-VN"/>
        </w:rPr>
      </w:pPr>
      <w:r w:rsidRPr="00CF3573">
        <w:rPr>
          <w:b/>
          <w:color w:val="000000" w:themeColor="text1"/>
          <w:sz w:val="32"/>
          <w:szCs w:val="28"/>
          <w:lang w:val="vi-VN"/>
        </w:rPr>
        <w:t>LUẬN VĂN</w:t>
      </w:r>
      <w:r w:rsidRPr="00CF3573">
        <w:rPr>
          <w:b/>
          <w:color w:val="000000" w:themeColor="text1"/>
          <w:sz w:val="32"/>
          <w:szCs w:val="28"/>
        </w:rPr>
        <w:t xml:space="preserve"> </w:t>
      </w:r>
      <w:r w:rsidRPr="00CF3573">
        <w:rPr>
          <w:b/>
          <w:color w:val="000000" w:themeColor="text1"/>
          <w:sz w:val="32"/>
          <w:szCs w:val="28"/>
          <w:lang w:val="vi-VN"/>
        </w:rPr>
        <w:t>THẠC SĨ</w:t>
      </w:r>
      <w:r w:rsidR="00EC1C64">
        <w:rPr>
          <w:b/>
          <w:color w:val="000000" w:themeColor="text1"/>
          <w:sz w:val="32"/>
          <w:szCs w:val="28"/>
          <w:lang w:val="vi-VN"/>
        </w:rPr>
        <w:t xml:space="preserve"> ĐỊNH HƯỚNG NGHIÊN CỨU</w:t>
      </w:r>
    </w:p>
    <w:p w14:paraId="370458E3" w14:textId="77777777" w:rsidR="0077081F" w:rsidRPr="00CF3573" w:rsidRDefault="0077081F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  <w:lang w:val="vi-VN"/>
        </w:rPr>
      </w:pPr>
    </w:p>
    <w:p w14:paraId="1528887F" w14:textId="77777777" w:rsidR="0077081F" w:rsidRPr="00CF3573" w:rsidRDefault="0077081F" w:rsidP="00B32148">
      <w:pPr>
        <w:widowControl w:val="0"/>
        <w:spacing w:line="360" w:lineRule="auto"/>
        <w:ind w:left="2160"/>
        <w:jc w:val="center"/>
        <w:rPr>
          <w:color w:val="000000" w:themeColor="text1"/>
          <w:sz w:val="28"/>
          <w:szCs w:val="28"/>
        </w:rPr>
      </w:pPr>
    </w:p>
    <w:p w14:paraId="4F092569" w14:textId="77777777" w:rsidR="0077081F" w:rsidRPr="00CF3573" w:rsidRDefault="0077081F" w:rsidP="00B32148">
      <w:pPr>
        <w:widowControl w:val="0"/>
        <w:spacing w:line="360" w:lineRule="auto"/>
        <w:ind w:left="2160"/>
        <w:jc w:val="center"/>
        <w:rPr>
          <w:color w:val="000000" w:themeColor="text1"/>
          <w:sz w:val="28"/>
          <w:szCs w:val="28"/>
        </w:rPr>
      </w:pPr>
    </w:p>
    <w:p w14:paraId="2BAF4A2E" w14:textId="532F652E" w:rsidR="0077081F" w:rsidRPr="00CF3573" w:rsidRDefault="0077081F" w:rsidP="00B32148">
      <w:pPr>
        <w:widowControl w:val="0"/>
        <w:spacing w:line="360" w:lineRule="auto"/>
        <w:ind w:left="2160"/>
        <w:jc w:val="center"/>
        <w:rPr>
          <w:color w:val="000000" w:themeColor="text1"/>
          <w:sz w:val="28"/>
          <w:szCs w:val="28"/>
          <w:lang w:val="vi-VN"/>
        </w:rPr>
      </w:pPr>
    </w:p>
    <w:p w14:paraId="7EBDA27F" w14:textId="2DF70EEC" w:rsidR="0077081F" w:rsidRPr="00CF3573" w:rsidRDefault="0077081F" w:rsidP="00B32148">
      <w:pPr>
        <w:widowControl w:val="0"/>
        <w:tabs>
          <w:tab w:val="left" w:pos="3593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0A39752" w14:textId="4C0FCF88" w:rsidR="0077081F" w:rsidRPr="00CF3573" w:rsidRDefault="0077081F" w:rsidP="00B32148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CF3573">
        <w:rPr>
          <w:b/>
          <w:color w:val="000000" w:themeColor="text1"/>
          <w:sz w:val="28"/>
          <w:szCs w:val="28"/>
        </w:rPr>
        <w:t>HÀ NỘI – 2026</w:t>
      </w:r>
      <w:r w:rsidRPr="00CF3573">
        <w:rPr>
          <w:b/>
          <w:bCs/>
          <w:color w:val="000000" w:themeColor="text1"/>
          <w:sz w:val="28"/>
          <w:szCs w:val="28"/>
          <w:lang w:val="vi-VN"/>
        </w:rPr>
        <w:br w:type="page"/>
      </w:r>
    </w:p>
    <w:p w14:paraId="07106AF5" w14:textId="6CF2EE2E" w:rsidR="008349DC" w:rsidRPr="00CF3573" w:rsidRDefault="00B32148" w:rsidP="00B32148">
      <w:pPr>
        <w:widowControl w:val="0"/>
        <w:spacing w:line="360" w:lineRule="auto"/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CF3573">
        <w:rPr>
          <w:noProof/>
          <w:color w:val="000000" w:themeColor="text1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9CD25" wp14:editId="33F473D8">
                <wp:simplePos x="0" y="0"/>
                <wp:positionH relativeFrom="column">
                  <wp:posOffset>-98425</wp:posOffset>
                </wp:positionH>
                <wp:positionV relativeFrom="paragraph">
                  <wp:posOffset>-117475</wp:posOffset>
                </wp:positionV>
                <wp:extent cx="5748421" cy="8534400"/>
                <wp:effectExtent l="19050" t="19050" r="43180" b="3810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8421" cy="8534400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EFA10FC" id="Rectangle 27" o:spid="_x0000_s1026" style="position:absolute;margin-left:-7.75pt;margin-top:-9.25pt;width:452.65pt;height:67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" filled="f" strokeweight="4.5pt">
                <v:stroke linestyle="thickThin"/>
              </v:rect>
            </w:pict>
          </mc:Fallback>
        </mc:AlternateContent>
      </w:r>
      <w:r w:rsidR="008349DC" w:rsidRPr="00CF3573">
        <w:rPr>
          <w:b/>
          <w:bCs/>
          <w:color w:val="000000" w:themeColor="text1"/>
          <w:sz w:val="28"/>
          <w:szCs w:val="28"/>
          <w:lang w:val="vi-VN"/>
        </w:rPr>
        <w:t xml:space="preserve">BỘ GIÁO DỤC VÀ ĐÀO TẠO                </w:t>
      </w:r>
      <w:r w:rsidR="00232AF1" w:rsidRPr="00CF3573">
        <w:rPr>
          <w:b/>
          <w:bCs/>
          <w:color w:val="000000" w:themeColor="text1"/>
          <w:sz w:val="28"/>
          <w:szCs w:val="28"/>
          <w:lang w:val="vi-VN"/>
        </w:rPr>
        <w:tab/>
      </w:r>
      <w:r w:rsidR="00206FE8">
        <w:rPr>
          <w:b/>
          <w:bCs/>
          <w:color w:val="000000" w:themeColor="text1"/>
          <w:sz w:val="28"/>
          <w:szCs w:val="28"/>
        </w:rPr>
        <w:t xml:space="preserve">            </w:t>
      </w:r>
      <w:r w:rsidR="00232AF1" w:rsidRPr="00CF3573">
        <w:rPr>
          <w:b/>
          <w:bCs/>
          <w:color w:val="000000" w:themeColor="text1"/>
          <w:sz w:val="28"/>
          <w:szCs w:val="28"/>
          <w:lang w:val="vi-VN"/>
        </w:rPr>
        <w:tab/>
      </w:r>
      <w:r w:rsidR="008349DC" w:rsidRPr="00CF3573">
        <w:rPr>
          <w:b/>
          <w:bCs/>
          <w:color w:val="000000" w:themeColor="text1"/>
          <w:sz w:val="28"/>
          <w:szCs w:val="28"/>
          <w:lang w:val="vi-VN"/>
        </w:rPr>
        <w:t>BỘ Y TẾ</w:t>
      </w:r>
    </w:p>
    <w:p w14:paraId="1BE40090" w14:textId="41A512FA" w:rsidR="008349DC" w:rsidRPr="00CF3573" w:rsidRDefault="008349DC" w:rsidP="00B32148">
      <w:pPr>
        <w:widowControl w:val="0"/>
        <w:tabs>
          <w:tab w:val="left" w:pos="3132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CF3573">
        <w:rPr>
          <w:b/>
          <w:bCs/>
          <w:color w:val="000000" w:themeColor="text1"/>
          <w:sz w:val="28"/>
          <w:szCs w:val="28"/>
          <w:lang w:val="vi-VN"/>
        </w:rPr>
        <w:t>TRƯỜNG ĐẠI HỌC Y HÀ NỘI</w:t>
      </w:r>
    </w:p>
    <w:p w14:paraId="14F659B3" w14:textId="77777777" w:rsidR="008349DC" w:rsidRPr="00CF3573" w:rsidRDefault="008349DC" w:rsidP="00B32148">
      <w:pPr>
        <w:widowControl w:val="0"/>
        <w:tabs>
          <w:tab w:val="left" w:pos="0"/>
        </w:tabs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CF3573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32A1409E" wp14:editId="6F38C92F">
            <wp:extent cx="1009015" cy="1234440"/>
            <wp:effectExtent l="0" t="0" r="635" b="3810"/>
            <wp:docPr id="1316348692" name="Picture 1316348692" descr="Description: Logo_HM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Logo_HM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E325" w14:textId="41A6A8D6" w:rsidR="008349DC" w:rsidRPr="00CF3573" w:rsidRDefault="00EC1C64" w:rsidP="00B32148">
      <w:pPr>
        <w:widowControl w:val="0"/>
        <w:spacing w:line="360" w:lineRule="auto"/>
        <w:jc w:val="center"/>
        <w:rPr>
          <w:b/>
          <w:color w:val="000000" w:themeColor="text1"/>
          <w:sz w:val="32"/>
          <w:szCs w:val="28"/>
        </w:rPr>
      </w:pPr>
      <w:r>
        <w:rPr>
          <w:b/>
          <w:color w:val="000000" w:themeColor="text1"/>
          <w:sz w:val="32"/>
          <w:szCs w:val="28"/>
          <w:lang w:val="vi-VN"/>
        </w:rPr>
        <w:t>Họ Và Tên</w:t>
      </w:r>
    </w:p>
    <w:p w14:paraId="13A5E859" w14:textId="77777777" w:rsidR="008349DC" w:rsidRPr="00CF3573" w:rsidRDefault="008349DC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  <w:lang w:val="vi-VN"/>
        </w:rPr>
      </w:pPr>
    </w:p>
    <w:p w14:paraId="5ECF5301" w14:textId="77777777" w:rsidR="008349DC" w:rsidRPr="00CF3573" w:rsidRDefault="008349DC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28"/>
          <w:szCs w:val="28"/>
          <w:lang w:val="vi-VN"/>
        </w:rPr>
      </w:pPr>
    </w:p>
    <w:p w14:paraId="3100EFC4" w14:textId="37CEF523" w:rsidR="00EB7889" w:rsidRPr="00CF3573" w:rsidRDefault="00EB7889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36"/>
          <w:szCs w:val="28"/>
        </w:rPr>
      </w:pPr>
      <w:r w:rsidRPr="00CF3573">
        <w:rPr>
          <w:rFonts w:eastAsiaTheme="majorEastAsia"/>
          <w:b/>
          <w:bCs/>
          <w:color w:val="000000" w:themeColor="text1"/>
          <w:sz w:val="36"/>
          <w:szCs w:val="28"/>
        </w:rPr>
        <w:t>ĐÁNH GIÁ KẾT</w:t>
      </w:r>
      <w:r w:rsidRPr="00CF3573">
        <w:rPr>
          <w:rFonts w:eastAsiaTheme="majorEastAsia"/>
          <w:b/>
          <w:bCs/>
          <w:color w:val="000000" w:themeColor="text1"/>
          <w:sz w:val="36"/>
          <w:szCs w:val="28"/>
          <w:lang w:val="vi-VN"/>
        </w:rPr>
        <w:t xml:space="preserve"> QUẢ </w:t>
      </w:r>
      <w:r w:rsidR="00EC1C64">
        <w:rPr>
          <w:rFonts w:eastAsiaTheme="majorEastAsia"/>
          <w:b/>
          <w:bCs/>
          <w:color w:val="000000" w:themeColor="text1"/>
          <w:sz w:val="36"/>
          <w:szCs w:val="28"/>
          <w:lang w:val="vi-VN"/>
        </w:rPr>
        <w:t>..........</w:t>
      </w:r>
    </w:p>
    <w:p w14:paraId="4ED939A7" w14:textId="77777777" w:rsidR="008349DC" w:rsidRPr="00CF3573" w:rsidRDefault="008349DC" w:rsidP="00B32148">
      <w:pPr>
        <w:widowControl w:val="0"/>
        <w:spacing w:line="360" w:lineRule="auto"/>
        <w:jc w:val="center"/>
        <w:rPr>
          <w:color w:val="000000" w:themeColor="text1"/>
          <w:sz w:val="36"/>
          <w:szCs w:val="28"/>
          <w:lang w:val="vi-VN"/>
        </w:rPr>
      </w:pPr>
    </w:p>
    <w:p w14:paraId="7E858FE2" w14:textId="7C771DC9" w:rsidR="008349DC" w:rsidRPr="00CF3573" w:rsidRDefault="008349DC" w:rsidP="00B32148">
      <w:pPr>
        <w:widowControl w:val="0"/>
        <w:tabs>
          <w:tab w:val="left" w:pos="4678"/>
        </w:tabs>
        <w:spacing w:line="360" w:lineRule="auto"/>
        <w:ind w:left="2835"/>
        <w:rPr>
          <w:color w:val="000000" w:themeColor="text1"/>
          <w:sz w:val="28"/>
          <w:szCs w:val="28"/>
          <w:lang w:val="vi-VN"/>
        </w:rPr>
      </w:pPr>
      <w:r w:rsidRPr="00CF3573">
        <w:rPr>
          <w:color w:val="000000" w:themeColor="text1"/>
          <w:sz w:val="28"/>
          <w:szCs w:val="28"/>
          <w:lang w:val="vi-VN"/>
        </w:rPr>
        <w:t>Chuyên ngành</w:t>
      </w:r>
      <w:r w:rsidR="003C4AA3" w:rsidRPr="00CF3573">
        <w:rPr>
          <w:color w:val="000000" w:themeColor="text1"/>
          <w:sz w:val="28"/>
          <w:szCs w:val="28"/>
        </w:rPr>
        <w:tab/>
      </w:r>
      <w:r w:rsidRPr="00CF3573">
        <w:rPr>
          <w:color w:val="000000" w:themeColor="text1"/>
          <w:sz w:val="28"/>
          <w:szCs w:val="28"/>
          <w:lang w:val="vi-VN"/>
        </w:rPr>
        <w:t>: Nhãn khoa</w:t>
      </w:r>
    </w:p>
    <w:p w14:paraId="64EDD799" w14:textId="00BE932C" w:rsidR="008349DC" w:rsidRPr="00CF3573" w:rsidRDefault="008349DC" w:rsidP="00B32148">
      <w:pPr>
        <w:widowControl w:val="0"/>
        <w:tabs>
          <w:tab w:val="left" w:pos="4678"/>
        </w:tabs>
        <w:spacing w:line="360" w:lineRule="auto"/>
        <w:ind w:left="2835"/>
        <w:rPr>
          <w:color w:val="000000" w:themeColor="text1"/>
          <w:sz w:val="28"/>
          <w:szCs w:val="28"/>
        </w:rPr>
      </w:pPr>
      <w:r w:rsidRPr="00CF3573">
        <w:rPr>
          <w:color w:val="000000" w:themeColor="text1"/>
          <w:sz w:val="28"/>
          <w:szCs w:val="28"/>
          <w:lang w:val="vi-VN"/>
        </w:rPr>
        <w:t>Mã số</w:t>
      </w:r>
      <w:r w:rsidR="003C4AA3" w:rsidRPr="00CF3573">
        <w:rPr>
          <w:color w:val="000000" w:themeColor="text1"/>
          <w:sz w:val="28"/>
          <w:szCs w:val="28"/>
        </w:rPr>
        <w:tab/>
      </w:r>
      <w:r w:rsidRPr="00CF3573">
        <w:rPr>
          <w:color w:val="000000" w:themeColor="text1"/>
          <w:sz w:val="28"/>
          <w:szCs w:val="28"/>
          <w:lang w:val="vi-VN"/>
        </w:rPr>
        <w:t>: 8720157</w:t>
      </w:r>
    </w:p>
    <w:p w14:paraId="1374E439" w14:textId="77777777" w:rsidR="008349DC" w:rsidRPr="00CF3573" w:rsidRDefault="008349DC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A2F9D79" w14:textId="4912F14B" w:rsidR="00B32148" w:rsidRPr="00CF3573" w:rsidRDefault="00423DE0" w:rsidP="00B32148">
      <w:pPr>
        <w:widowControl w:val="0"/>
        <w:spacing w:line="360" w:lineRule="auto"/>
        <w:jc w:val="center"/>
        <w:rPr>
          <w:b/>
          <w:color w:val="000000" w:themeColor="text1"/>
          <w:sz w:val="32"/>
          <w:szCs w:val="28"/>
        </w:rPr>
      </w:pPr>
      <w:r>
        <w:rPr>
          <w:b/>
          <w:color w:val="000000" w:themeColor="text1"/>
          <w:sz w:val="32"/>
          <w:szCs w:val="28"/>
        </w:rPr>
        <w:t xml:space="preserve">ĐỀ CƯƠNG </w:t>
      </w:r>
      <w:r w:rsidR="008349DC" w:rsidRPr="00CF3573">
        <w:rPr>
          <w:b/>
          <w:color w:val="000000" w:themeColor="text1"/>
          <w:sz w:val="32"/>
          <w:szCs w:val="28"/>
          <w:lang w:val="vi-VN"/>
        </w:rPr>
        <w:t>LUẬN VĂN</w:t>
      </w:r>
      <w:r w:rsidR="00B32148" w:rsidRPr="00CF3573">
        <w:rPr>
          <w:b/>
          <w:color w:val="000000" w:themeColor="text1"/>
          <w:sz w:val="32"/>
          <w:szCs w:val="28"/>
        </w:rPr>
        <w:t xml:space="preserve"> </w:t>
      </w:r>
      <w:r w:rsidR="008349DC" w:rsidRPr="00CF3573">
        <w:rPr>
          <w:b/>
          <w:color w:val="000000" w:themeColor="text1"/>
          <w:sz w:val="32"/>
          <w:szCs w:val="28"/>
          <w:lang w:val="vi-VN"/>
        </w:rPr>
        <w:t>THẠC SĨ</w:t>
      </w:r>
      <w:r w:rsidR="008349DC" w:rsidRPr="00CF3573">
        <w:rPr>
          <w:b/>
          <w:color w:val="000000" w:themeColor="text1"/>
          <w:sz w:val="32"/>
          <w:szCs w:val="28"/>
        </w:rPr>
        <w:t xml:space="preserve"> </w:t>
      </w:r>
    </w:p>
    <w:p w14:paraId="48F1FD0C" w14:textId="4FB8FC41" w:rsidR="008349DC" w:rsidRPr="00CF3573" w:rsidRDefault="008349DC" w:rsidP="00B32148">
      <w:pPr>
        <w:widowControl w:val="0"/>
        <w:spacing w:line="360" w:lineRule="auto"/>
        <w:jc w:val="center"/>
        <w:rPr>
          <w:color w:val="000000" w:themeColor="text1"/>
          <w:sz w:val="32"/>
          <w:szCs w:val="28"/>
          <w:lang w:val="vi-VN"/>
        </w:rPr>
      </w:pPr>
      <w:r w:rsidRPr="00CF3573">
        <w:rPr>
          <w:b/>
          <w:color w:val="000000" w:themeColor="text1"/>
          <w:sz w:val="32"/>
          <w:szCs w:val="28"/>
        </w:rPr>
        <w:t>ĐỊNH HƯỚNG NGHIÊN CỨU</w:t>
      </w:r>
    </w:p>
    <w:p w14:paraId="4C6ECDBA" w14:textId="0D12A2EE" w:rsidR="008349DC" w:rsidRPr="00CF3573" w:rsidRDefault="00D30D54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  <w:lang w:val="vi-VN"/>
        </w:rPr>
      </w:pPr>
      <w:r w:rsidRPr="00CF3573">
        <w:rPr>
          <w:color w:val="000000" w:themeColor="text1"/>
          <w:sz w:val="28"/>
          <w:szCs w:val="28"/>
          <w:lang w:val="vi-VN"/>
        </w:rPr>
        <w:br/>
      </w:r>
      <w:r w:rsidR="008349DC" w:rsidRPr="00CF3573">
        <w:rPr>
          <w:color w:val="000000" w:themeColor="text1"/>
          <w:sz w:val="28"/>
          <w:szCs w:val="28"/>
          <w:lang w:val="vi-VN"/>
        </w:rPr>
        <w:t>NGƯỜI HƯỚNG DẪN KHOA HỌC:</w:t>
      </w:r>
    </w:p>
    <w:p w14:paraId="51D728BE" w14:textId="1A7985D2" w:rsidR="008349DC" w:rsidRPr="00642A5A" w:rsidRDefault="008349DC" w:rsidP="00642A5A">
      <w:pPr>
        <w:widowControl w:val="0"/>
        <w:spacing w:line="360" w:lineRule="auto"/>
        <w:ind w:left="2880"/>
        <w:rPr>
          <w:color w:val="000000" w:themeColor="text1"/>
          <w:sz w:val="28"/>
          <w:szCs w:val="28"/>
          <w:lang w:val="vi-VN"/>
        </w:rPr>
      </w:pPr>
      <w:r w:rsidRPr="00642A5A">
        <w:rPr>
          <w:color w:val="000000" w:themeColor="text1"/>
          <w:sz w:val="28"/>
          <w:szCs w:val="28"/>
          <w:lang w:val="vi-VN"/>
        </w:rPr>
        <w:t>1. TS.BS.</w:t>
      </w:r>
      <w:r w:rsidR="00EC1C64">
        <w:rPr>
          <w:color w:val="000000" w:themeColor="text1"/>
          <w:sz w:val="28"/>
          <w:szCs w:val="28"/>
          <w:lang w:val="vi-VN"/>
        </w:rPr>
        <w:t xml:space="preserve"> .......</w:t>
      </w:r>
    </w:p>
    <w:p w14:paraId="4642E880" w14:textId="2EB3FE30" w:rsidR="008349DC" w:rsidRPr="00CF3573" w:rsidRDefault="008349DC" w:rsidP="00642A5A">
      <w:pPr>
        <w:widowControl w:val="0"/>
        <w:spacing w:line="360" w:lineRule="auto"/>
        <w:ind w:left="2880"/>
        <w:rPr>
          <w:color w:val="000000" w:themeColor="text1"/>
          <w:sz w:val="28"/>
          <w:szCs w:val="28"/>
        </w:rPr>
      </w:pPr>
      <w:r w:rsidRPr="00642A5A">
        <w:rPr>
          <w:color w:val="000000" w:themeColor="text1"/>
          <w:sz w:val="28"/>
          <w:szCs w:val="28"/>
          <w:lang w:val="vi-VN"/>
        </w:rPr>
        <w:t>2. TS.BS.</w:t>
      </w:r>
      <w:r w:rsidR="00EC1C64">
        <w:rPr>
          <w:color w:val="000000" w:themeColor="text1"/>
          <w:sz w:val="28"/>
          <w:szCs w:val="28"/>
          <w:lang w:val="vi-VN"/>
        </w:rPr>
        <w:t>.........</w:t>
      </w:r>
      <w:r w:rsidRPr="00CF3573">
        <w:rPr>
          <w:color w:val="000000" w:themeColor="text1"/>
          <w:sz w:val="28"/>
          <w:szCs w:val="28"/>
          <w:lang w:val="vi-VN"/>
        </w:rPr>
        <w:br/>
      </w:r>
    </w:p>
    <w:p w14:paraId="06B22687" w14:textId="77777777" w:rsidR="00B32148" w:rsidRPr="00206FE8" w:rsidRDefault="00B32148" w:rsidP="00B32148">
      <w:pPr>
        <w:widowControl w:val="0"/>
        <w:spacing w:line="360" w:lineRule="auto"/>
        <w:ind w:left="4320"/>
        <w:rPr>
          <w:color w:val="000000" w:themeColor="text1"/>
          <w:sz w:val="36"/>
          <w:szCs w:val="28"/>
        </w:rPr>
      </w:pPr>
    </w:p>
    <w:p w14:paraId="0FDE4A6C" w14:textId="018A0F3E" w:rsidR="008349DC" w:rsidRPr="00CF3573" w:rsidRDefault="008349DC" w:rsidP="00B32148">
      <w:pPr>
        <w:widowControl w:val="0"/>
        <w:tabs>
          <w:tab w:val="left" w:pos="3593"/>
        </w:tabs>
        <w:spacing w:line="360" w:lineRule="auto"/>
        <w:jc w:val="center"/>
        <w:rPr>
          <w:webHidden/>
          <w:color w:val="000000" w:themeColor="text1"/>
          <w:sz w:val="26"/>
          <w:szCs w:val="26"/>
          <w:lang w:val="vi-VN"/>
        </w:rPr>
      </w:pPr>
      <w:bookmarkStart w:id="0" w:name="_Toc204525656"/>
      <w:bookmarkStart w:id="1" w:name="_Toc204525928"/>
      <w:bookmarkStart w:id="2" w:name="_Toc204526227"/>
      <w:bookmarkStart w:id="3" w:name="_Toc204527601"/>
      <w:bookmarkStart w:id="4" w:name="_Toc205217882"/>
      <w:r w:rsidRPr="00CF3573">
        <w:rPr>
          <w:b/>
          <w:color w:val="000000" w:themeColor="text1"/>
          <w:sz w:val="28"/>
          <w:szCs w:val="28"/>
        </w:rPr>
        <w:t>HÀ NỘI – 202</w:t>
      </w:r>
      <w:bookmarkEnd w:id="0"/>
      <w:bookmarkEnd w:id="1"/>
      <w:bookmarkEnd w:id="2"/>
      <w:bookmarkEnd w:id="3"/>
      <w:bookmarkEnd w:id="4"/>
      <w:r w:rsidR="003608B7" w:rsidRPr="00CF3573">
        <w:rPr>
          <w:b/>
          <w:color w:val="000000" w:themeColor="text1"/>
          <w:sz w:val="28"/>
          <w:szCs w:val="28"/>
        </w:rPr>
        <w:t>6</w:t>
      </w:r>
      <w:r w:rsidRPr="00CF3573">
        <w:rPr>
          <w:color w:val="000000" w:themeColor="text1"/>
          <w:sz w:val="26"/>
          <w:szCs w:val="26"/>
          <w:lang w:val="vi-VN"/>
        </w:rPr>
        <w:br w:type="page"/>
      </w:r>
    </w:p>
    <w:p w14:paraId="5C6A7DBB" w14:textId="7C4776FC" w:rsidR="00EC1C64" w:rsidRPr="00EC1C64" w:rsidRDefault="00EC1C64" w:rsidP="00EC1C64">
      <w:pPr>
        <w:tabs>
          <w:tab w:val="left" w:pos="3480"/>
        </w:tabs>
        <w:spacing w:after="160" w:line="259" w:lineRule="auto"/>
        <w:rPr>
          <w:b/>
          <w:bCs/>
          <w:color w:val="000000" w:themeColor="text1"/>
          <w:sz w:val="28"/>
          <w:szCs w:val="28"/>
        </w:rPr>
      </w:pPr>
      <w:bookmarkStart w:id="5" w:name="_Toc237515072"/>
      <w:bookmarkStart w:id="6" w:name="_Toc237537049"/>
      <w:bookmarkStart w:id="7" w:name="_Toc237841991"/>
      <w:bookmarkStart w:id="8" w:name="_Toc238279143"/>
      <w:bookmarkStart w:id="9" w:name="_GoBack"/>
      <w:bookmarkEnd w:id="9"/>
      <w:r>
        <w:rPr>
          <w:color w:val="000000" w:themeColor="text1"/>
        </w:rPr>
        <w:lastRenderedPageBreak/>
        <w:tab/>
      </w:r>
      <w:r w:rsidRPr="00EC1C64">
        <w:rPr>
          <w:b/>
          <w:bCs/>
          <w:color w:val="000000" w:themeColor="text1"/>
          <w:sz w:val="28"/>
          <w:szCs w:val="28"/>
        </w:rPr>
        <w:t>MỤC LỤC</w:t>
      </w:r>
    </w:p>
    <w:p w14:paraId="52DACEFA" w14:textId="6C6ABACC" w:rsidR="00EC1C64" w:rsidRPr="00EC1C64" w:rsidRDefault="00EC1C64">
      <w:pPr>
        <w:spacing w:after="160" w:line="259" w:lineRule="auto"/>
        <w:rPr>
          <w:rFonts w:eastAsiaTheme="majorEastAsia"/>
          <w:b/>
          <w:color w:val="000000" w:themeColor="text1"/>
          <w:sz w:val="28"/>
          <w:szCs w:val="26"/>
          <w:lang w:val="vi-VN" w:eastAsia="ja-JP"/>
        </w:rPr>
      </w:pPr>
      <w:r w:rsidRPr="00EC1C64">
        <w:br w:type="page"/>
      </w:r>
    </w:p>
    <w:p w14:paraId="3E69773B" w14:textId="0F2328A4" w:rsidR="006B30CA" w:rsidRPr="00CF3573" w:rsidRDefault="006B30CA" w:rsidP="00C971D9">
      <w:pPr>
        <w:pStyle w:val="1a"/>
        <w:rPr>
          <w:color w:val="000000" w:themeColor="text1"/>
        </w:rPr>
      </w:pPr>
      <w:r w:rsidRPr="00CF3573">
        <w:rPr>
          <w:color w:val="000000" w:themeColor="text1"/>
        </w:rPr>
        <w:lastRenderedPageBreak/>
        <w:t>DANH MỤC CHỮ VIẾT TẮT</w:t>
      </w:r>
      <w:bookmarkEnd w:id="5"/>
      <w:bookmarkEnd w:id="6"/>
      <w:bookmarkEnd w:id="7"/>
      <w:bookmarkEnd w:id="8"/>
    </w:p>
    <w:p w14:paraId="2D106092" w14:textId="77777777" w:rsidR="0077081F" w:rsidRPr="00CF3573" w:rsidRDefault="0077081F" w:rsidP="00B73182">
      <w:pPr>
        <w:spacing w:line="360" w:lineRule="auto"/>
        <w:jc w:val="both"/>
        <w:rPr>
          <w:color w:val="000000" w:themeColor="text1"/>
          <w:sz w:val="26"/>
          <w:szCs w:val="26"/>
        </w:rPr>
      </w:pPr>
    </w:p>
    <w:tbl>
      <w:tblPr>
        <w:tblStyle w:val="TableGrid"/>
        <w:tblW w:w="8934" w:type="dxa"/>
        <w:jc w:val="center"/>
        <w:tblLayout w:type="fixed"/>
        <w:tblLook w:val="04A0" w:firstRow="1" w:lastRow="0" w:firstColumn="1" w:lastColumn="0" w:noHBand="0" w:noVBand="1"/>
      </w:tblPr>
      <w:tblGrid>
        <w:gridCol w:w="1495"/>
        <w:gridCol w:w="3437"/>
        <w:gridCol w:w="4002"/>
      </w:tblGrid>
      <w:tr w:rsidR="00CF3573" w:rsidRPr="00CF3573" w14:paraId="5D84C293" w14:textId="77777777" w:rsidTr="003521B3">
        <w:trPr>
          <w:cantSplit/>
          <w:trHeight w:val="729"/>
          <w:tblHeader/>
          <w:jc w:val="center"/>
        </w:trPr>
        <w:tc>
          <w:tcPr>
            <w:tcW w:w="14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7325C84" w14:textId="77777777" w:rsidR="00786434" w:rsidRPr="00CF3573" w:rsidRDefault="00786434" w:rsidP="00B73182">
            <w:pPr>
              <w:spacing w:line="360" w:lineRule="auto"/>
              <w:jc w:val="center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Chữ</w:t>
            </w:r>
            <w:proofErr w:type="spellEnd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viết</w:t>
            </w:r>
            <w:proofErr w:type="spellEnd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4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21411B0" w14:textId="77777777" w:rsidR="00786434" w:rsidRPr="00CF3573" w:rsidRDefault="00786434" w:rsidP="00B73182">
            <w:pPr>
              <w:spacing w:line="360" w:lineRule="auto"/>
              <w:jc w:val="center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Tiếng</w:t>
            </w:r>
            <w:proofErr w:type="spellEnd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Anh</w:t>
            </w:r>
            <w:proofErr w:type="spellEnd"/>
          </w:p>
        </w:tc>
        <w:tc>
          <w:tcPr>
            <w:tcW w:w="40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6F76FB2" w14:textId="77777777" w:rsidR="00786434" w:rsidRPr="00CF3573" w:rsidRDefault="00786434" w:rsidP="00B73182">
            <w:pPr>
              <w:spacing w:line="360" w:lineRule="auto"/>
              <w:jc w:val="center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Tiếng</w:t>
            </w:r>
            <w:proofErr w:type="spellEnd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Việt</w:t>
            </w:r>
            <w:proofErr w:type="spellEnd"/>
          </w:p>
        </w:tc>
      </w:tr>
      <w:tr w:rsidR="00CF3573" w:rsidRPr="00CF3573" w14:paraId="09AB591B" w14:textId="77777777" w:rsidTr="003521B3">
        <w:trPr>
          <w:cantSplit/>
          <w:jc w:val="center"/>
        </w:trPr>
        <w:tc>
          <w:tcPr>
            <w:tcW w:w="14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929631C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color w:val="000000" w:themeColor="text1"/>
                <w:kern w:val="0"/>
                <w:sz w:val="26"/>
                <w:szCs w:val="26"/>
              </w:rPr>
              <w:t>ABCD</w:t>
            </w:r>
          </w:p>
        </w:tc>
        <w:tc>
          <w:tcPr>
            <w:tcW w:w="34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3CBFD9D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i/>
                <w:color w:val="000000" w:themeColor="text1"/>
                <w:kern w:val="0"/>
                <w:sz w:val="26"/>
                <w:szCs w:val="26"/>
              </w:rPr>
              <w:t xml:space="preserve">Belin ABCD </w:t>
            </w:r>
            <w:proofErr w:type="spellStart"/>
            <w:r w:rsidRPr="00CF3573">
              <w:rPr>
                <w:i/>
                <w:color w:val="000000" w:themeColor="text1"/>
                <w:kern w:val="0"/>
                <w:sz w:val="26"/>
                <w:szCs w:val="26"/>
              </w:rPr>
              <w:t>Keratoconus</w:t>
            </w:r>
            <w:proofErr w:type="spellEnd"/>
            <w:r w:rsidRPr="00CF3573">
              <w:rPr>
                <w:i/>
                <w:color w:val="000000" w:themeColor="text1"/>
                <w:kern w:val="0"/>
                <w:sz w:val="26"/>
                <w:szCs w:val="26"/>
              </w:rPr>
              <w:t xml:space="preserve"> Grading System</w:t>
            </w:r>
          </w:p>
        </w:tc>
        <w:tc>
          <w:tcPr>
            <w:tcW w:w="40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3CD6512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Hệ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thống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phân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độ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giác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mạc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chóp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ABCD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của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Belin</w:t>
            </w:r>
          </w:p>
        </w:tc>
      </w:tr>
      <w:tr w:rsidR="00CF3573" w:rsidRPr="00CF3573" w14:paraId="73EAB86A" w14:textId="77777777" w:rsidTr="003521B3">
        <w:trPr>
          <w:cantSplit/>
          <w:jc w:val="center"/>
        </w:trPr>
        <w:tc>
          <w:tcPr>
            <w:tcW w:w="14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D861410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color w:val="000000" w:themeColor="text1"/>
                <w:kern w:val="0"/>
                <w:sz w:val="26"/>
                <w:szCs w:val="26"/>
              </w:rPr>
              <w:t>ARC</w:t>
            </w:r>
          </w:p>
        </w:tc>
        <w:tc>
          <w:tcPr>
            <w:tcW w:w="34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BBC6694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i/>
                <w:color w:val="000000" w:themeColor="text1"/>
                <w:kern w:val="0"/>
                <w:sz w:val="26"/>
                <w:szCs w:val="26"/>
              </w:rPr>
              <w:t>Anterior Radius of Curvature</w:t>
            </w:r>
          </w:p>
        </w:tc>
        <w:tc>
          <w:tcPr>
            <w:tcW w:w="40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5B82185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Bán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kính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cong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mặt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trước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giác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mạc</w:t>
            </w:r>
            <w:proofErr w:type="spellEnd"/>
          </w:p>
        </w:tc>
      </w:tr>
      <w:tr w:rsidR="00CF3573" w:rsidRPr="00CF3573" w14:paraId="4A8357A0" w14:textId="77777777" w:rsidTr="003521B3">
        <w:trPr>
          <w:cantSplit/>
          <w:jc w:val="center"/>
        </w:trPr>
        <w:tc>
          <w:tcPr>
            <w:tcW w:w="14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EB1B731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color w:val="000000" w:themeColor="text1"/>
                <w:kern w:val="0"/>
                <w:sz w:val="26"/>
                <w:szCs w:val="26"/>
              </w:rPr>
              <w:t>ART</w:t>
            </w:r>
          </w:p>
        </w:tc>
        <w:tc>
          <w:tcPr>
            <w:tcW w:w="34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2CD8FDE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i/>
                <w:color w:val="000000" w:themeColor="text1"/>
                <w:kern w:val="0"/>
                <w:sz w:val="26"/>
                <w:szCs w:val="26"/>
              </w:rPr>
              <w:t>Ambrósio</w:t>
            </w:r>
            <w:proofErr w:type="spellEnd"/>
            <w:r w:rsidRPr="00CF3573">
              <w:rPr>
                <w:i/>
                <w:color w:val="000000" w:themeColor="text1"/>
                <w:kern w:val="0"/>
                <w:sz w:val="26"/>
                <w:szCs w:val="26"/>
              </w:rPr>
              <w:t xml:space="preserve"> Relational Thickness</w:t>
            </w:r>
          </w:p>
        </w:tc>
        <w:tc>
          <w:tcPr>
            <w:tcW w:w="40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31512EA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Chỉ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số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độ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dày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tương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quan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Ambrósio</w:t>
            </w:r>
            <w:proofErr w:type="spellEnd"/>
          </w:p>
        </w:tc>
      </w:tr>
    </w:tbl>
    <w:p w14:paraId="2F09A003" w14:textId="165D2A0E" w:rsidR="00D314AE" w:rsidRPr="00CF3573" w:rsidRDefault="006B30CA" w:rsidP="00EC1C64">
      <w:pPr>
        <w:pStyle w:val="1a"/>
        <w:spacing w:line="240" w:lineRule="auto"/>
        <w:rPr>
          <w:color w:val="000000" w:themeColor="text1"/>
          <w:lang w:val="en-US"/>
        </w:rPr>
      </w:pPr>
      <w:r w:rsidRPr="00CF3573">
        <w:rPr>
          <w:color w:val="000000" w:themeColor="text1"/>
        </w:rPr>
        <w:br w:type="column"/>
      </w:r>
    </w:p>
    <w:p w14:paraId="38B56A3F" w14:textId="77777777" w:rsidR="00EC1C64" w:rsidRDefault="00EC1C64">
      <w:pPr>
        <w:spacing w:after="160" w:line="259" w:lineRule="auto"/>
        <w:rPr>
          <w:rFonts w:eastAsiaTheme="majorEastAsia"/>
          <w:b/>
          <w:webHidden/>
          <w:color w:val="000000" w:themeColor="text1"/>
          <w:sz w:val="28"/>
          <w:szCs w:val="26"/>
          <w:lang w:val="vi-VN" w:eastAsia="ja-JP"/>
        </w:rPr>
      </w:pPr>
      <w:bookmarkStart w:id="10" w:name="_Toc220655215"/>
      <w:bookmarkStart w:id="11" w:name="_Toc237515074"/>
      <w:bookmarkStart w:id="12" w:name="_Toc237537051"/>
      <w:bookmarkStart w:id="13" w:name="_Toc237841993"/>
      <w:bookmarkStart w:id="14" w:name="_Toc238279145"/>
      <w:r>
        <w:rPr>
          <w:webHidden/>
          <w:color w:val="000000" w:themeColor="text1"/>
        </w:rPr>
        <w:br w:type="page"/>
      </w:r>
    </w:p>
    <w:p w14:paraId="34B851AF" w14:textId="64269F2D" w:rsidR="008905DA" w:rsidRDefault="00F9772E" w:rsidP="00D314AE">
      <w:pPr>
        <w:pStyle w:val="1a"/>
        <w:rPr>
          <w:webHidden/>
          <w:color w:val="000000" w:themeColor="text1"/>
        </w:rPr>
      </w:pPr>
      <w:r w:rsidRPr="00CF3573">
        <w:rPr>
          <w:webHidden/>
          <w:color w:val="000000" w:themeColor="text1"/>
        </w:rPr>
        <w:lastRenderedPageBreak/>
        <w:t>DANH MỤC BẢNG</w:t>
      </w:r>
      <w:bookmarkEnd w:id="10"/>
      <w:bookmarkEnd w:id="11"/>
      <w:bookmarkEnd w:id="12"/>
      <w:bookmarkEnd w:id="13"/>
      <w:bookmarkEnd w:id="14"/>
    </w:p>
    <w:p w14:paraId="633BF2D3" w14:textId="77777777" w:rsidR="008905DA" w:rsidRDefault="008905DA">
      <w:pPr>
        <w:spacing w:after="160" w:line="259" w:lineRule="auto"/>
        <w:rPr>
          <w:rFonts w:eastAsiaTheme="majorEastAsia"/>
          <w:b/>
          <w:webHidden/>
          <w:color w:val="000000" w:themeColor="text1"/>
          <w:sz w:val="28"/>
          <w:szCs w:val="26"/>
          <w:lang w:val="vi-VN" w:eastAsia="ja-JP"/>
        </w:rPr>
      </w:pPr>
      <w:r>
        <w:rPr>
          <w:webHidden/>
          <w:color w:val="000000" w:themeColor="text1"/>
        </w:rPr>
        <w:br w:type="page"/>
      </w:r>
    </w:p>
    <w:p w14:paraId="507A7BFC" w14:textId="77777777" w:rsidR="00D54F74" w:rsidRPr="00CF3573" w:rsidRDefault="00D54F74" w:rsidP="00D314AE">
      <w:pPr>
        <w:pStyle w:val="1a"/>
        <w:rPr>
          <w:webHidden/>
          <w:color w:val="000000" w:themeColor="text1"/>
          <w:lang w:val="en-US"/>
        </w:rPr>
      </w:pPr>
    </w:p>
    <w:p w14:paraId="45281339" w14:textId="11BAC8E1" w:rsidR="00CD74DF" w:rsidRPr="00CF3573" w:rsidRDefault="009D1A82" w:rsidP="00D314AE">
      <w:pPr>
        <w:pStyle w:val="1a"/>
        <w:rPr>
          <w:color w:val="000000" w:themeColor="text1"/>
          <w:lang w:val="en-US"/>
        </w:rPr>
      </w:pPr>
      <w:bookmarkStart w:id="15" w:name="_Toc220655216"/>
      <w:bookmarkStart w:id="16" w:name="_Toc237515075"/>
      <w:bookmarkStart w:id="17" w:name="_Toc237537052"/>
      <w:bookmarkStart w:id="18" w:name="_Toc237841994"/>
      <w:bookmarkStart w:id="19" w:name="_Toc238279146"/>
      <w:r w:rsidRPr="00CF3573">
        <w:rPr>
          <w:color w:val="000000" w:themeColor="text1"/>
        </w:rPr>
        <w:t>DANH MỤC BIỂU ĐỒ</w:t>
      </w:r>
      <w:bookmarkEnd w:id="15"/>
      <w:bookmarkEnd w:id="16"/>
      <w:bookmarkEnd w:id="17"/>
      <w:bookmarkEnd w:id="18"/>
      <w:bookmarkEnd w:id="19"/>
    </w:p>
    <w:p w14:paraId="66F1CC79" w14:textId="77777777" w:rsidR="008905DA" w:rsidRDefault="008905DA">
      <w:pPr>
        <w:spacing w:after="160" w:line="259" w:lineRule="auto"/>
        <w:rPr>
          <w:rFonts w:eastAsiaTheme="majorEastAsia"/>
          <w:b/>
          <w:webHidden/>
          <w:color w:val="000000" w:themeColor="text1"/>
          <w:sz w:val="28"/>
          <w:szCs w:val="26"/>
          <w:lang w:val="vi-VN" w:eastAsia="ja-JP"/>
        </w:rPr>
      </w:pPr>
      <w:bookmarkStart w:id="20" w:name="_Toc220655217"/>
      <w:bookmarkStart w:id="21" w:name="_Toc237515076"/>
      <w:bookmarkStart w:id="22" w:name="_Toc237537053"/>
      <w:bookmarkStart w:id="23" w:name="_Toc237841995"/>
      <w:bookmarkStart w:id="24" w:name="_Toc238279147"/>
      <w:r>
        <w:rPr>
          <w:webHidden/>
          <w:color w:val="000000" w:themeColor="text1"/>
        </w:rPr>
        <w:br w:type="page"/>
      </w:r>
    </w:p>
    <w:p w14:paraId="1F05F372" w14:textId="61799786" w:rsidR="008905DA" w:rsidRPr="00CF3573" w:rsidRDefault="009D1A82" w:rsidP="008905DA">
      <w:pPr>
        <w:pStyle w:val="1a"/>
        <w:spacing w:line="480" w:lineRule="auto"/>
        <w:rPr>
          <w:color w:val="000000" w:themeColor="text1"/>
          <w:lang w:val="en-US"/>
        </w:rPr>
      </w:pPr>
      <w:r w:rsidRPr="00CF3573">
        <w:rPr>
          <w:webHidden/>
          <w:color w:val="000000" w:themeColor="text1"/>
        </w:rPr>
        <w:lastRenderedPageBreak/>
        <w:t>DANH MỤC HÌNH</w:t>
      </w:r>
      <w:bookmarkEnd w:id="20"/>
      <w:bookmarkEnd w:id="21"/>
      <w:bookmarkEnd w:id="22"/>
      <w:bookmarkEnd w:id="23"/>
      <w:bookmarkEnd w:id="24"/>
    </w:p>
    <w:p w14:paraId="138A19AE" w14:textId="1DF512D0" w:rsidR="00B32148" w:rsidRPr="00CF3573" w:rsidRDefault="00B32148" w:rsidP="00B32148">
      <w:pPr>
        <w:pStyle w:val="1a"/>
        <w:rPr>
          <w:webHidden/>
          <w:color w:val="000000" w:themeColor="text1"/>
          <w:lang w:val="en-US"/>
        </w:rPr>
      </w:pPr>
    </w:p>
    <w:p w14:paraId="2DABB0FD" w14:textId="56303C67" w:rsidR="003C4AA3" w:rsidRPr="00CF3573" w:rsidRDefault="003C4AA3" w:rsidP="00B73182">
      <w:pPr>
        <w:pStyle w:val="1a"/>
        <w:jc w:val="both"/>
        <w:rPr>
          <w:webHidden/>
          <w:color w:val="000000" w:themeColor="text1"/>
          <w:sz w:val="26"/>
          <w:lang w:val="en-US"/>
        </w:rPr>
      </w:pPr>
    </w:p>
    <w:p w14:paraId="376AA25B" w14:textId="1C1B829F" w:rsidR="003855F4" w:rsidRPr="00CF3573" w:rsidRDefault="003855F4" w:rsidP="00B73182">
      <w:pPr>
        <w:pStyle w:val="1a"/>
        <w:jc w:val="both"/>
        <w:rPr>
          <w:color w:val="000000" w:themeColor="text1"/>
          <w:sz w:val="26"/>
        </w:rPr>
        <w:sectPr w:rsidR="003855F4" w:rsidRPr="00CF3573" w:rsidSect="00C971D9">
          <w:headerReference w:type="even" r:id="rId9"/>
          <w:headerReference w:type="default" r:id="rId10"/>
          <w:headerReference w:type="first" r:id="rId11"/>
          <w:pgSz w:w="11900" w:h="16840" w:code="9"/>
          <w:pgMar w:top="1985" w:right="1134" w:bottom="1701" w:left="1985" w:header="964" w:footer="680" w:gutter="0"/>
          <w:pgNumType w:start="1"/>
          <w:cols w:space="720"/>
          <w:noEndnote/>
          <w:docGrid w:linePitch="360"/>
        </w:sectPr>
      </w:pPr>
      <w:bookmarkStart w:id="25" w:name="_Toc135990063"/>
      <w:bookmarkStart w:id="26" w:name="_Toc165418282"/>
    </w:p>
    <w:p w14:paraId="1FCFCF01" w14:textId="60BD1845" w:rsidR="00EF7975" w:rsidRPr="00CF3573" w:rsidRDefault="00D54F74" w:rsidP="00547982">
      <w:pPr>
        <w:pStyle w:val="1a"/>
        <w:spacing w:line="480" w:lineRule="auto"/>
        <w:rPr>
          <w:color w:val="000000" w:themeColor="text1"/>
        </w:rPr>
      </w:pPr>
      <w:bookmarkStart w:id="27" w:name="_Toc174543600"/>
      <w:bookmarkStart w:id="28" w:name="_Toc204525657"/>
      <w:bookmarkStart w:id="29" w:name="_Toc204525929"/>
      <w:bookmarkStart w:id="30" w:name="_Toc205222420"/>
      <w:bookmarkStart w:id="31" w:name="_Toc220655218"/>
      <w:bookmarkStart w:id="32" w:name="_Toc238279148"/>
      <w:bookmarkEnd w:id="25"/>
      <w:bookmarkEnd w:id="26"/>
      <w:r w:rsidRPr="00CF3573">
        <w:rPr>
          <w:color w:val="000000" w:themeColor="text1"/>
        </w:rPr>
        <w:lastRenderedPageBreak/>
        <w:t>ĐẶT VẤN ĐỀ</w:t>
      </w:r>
      <w:bookmarkEnd w:id="27"/>
      <w:bookmarkEnd w:id="28"/>
      <w:bookmarkEnd w:id="29"/>
      <w:bookmarkEnd w:id="30"/>
      <w:bookmarkEnd w:id="31"/>
      <w:bookmarkEnd w:id="32"/>
    </w:p>
    <w:p w14:paraId="1431BF00" w14:textId="2E33DB2D" w:rsidR="008905DA" w:rsidRDefault="008905DA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…………………………………</w:t>
      </w:r>
    </w:p>
    <w:p w14:paraId="4CCF3DA1" w14:textId="664A09E2" w:rsidR="008905DA" w:rsidRDefault="008905DA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…………………………………….</w:t>
      </w:r>
    </w:p>
    <w:p w14:paraId="4A9CB80F" w14:textId="28D9F384" w:rsidR="000D1D56" w:rsidRPr="00CF3573" w:rsidRDefault="000D1D56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  <w:lang w:val="vi-VN"/>
        </w:rPr>
      </w:pPr>
      <w:proofErr w:type="spellStart"/>
      <w:r w:rsidRPr="00CF3573">
        <w:rPr>
          <w:color w:val="000000" w:themeColor="text1"/>
          <w:sz w:val="26"/>
          <w:szCs w:val="26"/>
        </w:rPr>
        <w:t>Xuất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phát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từ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thực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tiễn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đó</w:t>
      </w:r>
      <w:proofErr w:type="spellEnd"/>
      <w:r w:rsidRPr="00CF3573">
        <w:rPr>
          <w:color w:val="000000" w:themeColor="text1"/>
          <w:sz w:val="26"/>
          <w:szCs w:val="26"/>
        </w:rPr>
        <w:t xml:space="preserve">, </w:t>
      </w:r>
      <w:proofErr w:type="spellStart"/>
      <w:r w:rsidRPr="00CF3573">
        <w:rPr>
          <w:color w:val="000000" w:themeColor="text1"/>
          <w:sz w:val="26"/>
          <w:szCs w:val="26"/>
        </w:rPr>
        <w:t>chúng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tôi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thực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hiện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đề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tài</w:t>
      </w:r>
      <w:proofErr w:type="spellEnd"/>
      <w:r w:rsidRPr="00CF3573">
        <w:rPr>
          <w:color w:val="000000" w:themeColor="text1"/>
          <w:sz w:val="26"/>
          <w:szCs w:val="26"/>
        </w:rPr>
        <w:t xml:space="preserve"> "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Đánh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giá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kết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quả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điều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trị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giác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mạc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chóp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bằng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phương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pháp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tạo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liên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kết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chéo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(cross-linking)</w:t>
      </w:r>
      <w:r w:rsidRPr="00CF3573">
        <w:rPr>
          <w:color w:val="000000" w:themeColor="text1"/>
          <w:sz w:val="26"/>
          <w:szCs w:val="26"/>
        </w:rPr>
        <w:t xml:space="preserve">" </w:t>
      </w:r>
      <w:proofErr w:type="spellStart"/>
      <w:r w:rsidRPr="00CF3573">
        <w:rPr>
          <w:color w:val="000000" w:themeColor="text1"/>
          <w:sz w:val="26"/>
          <w:szCs w:val="26"/>
        </w:rPr>
        <w:t>nhằm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="008905DA">
        <w:rPr>
          <w:color w:val="000000" w:themeColor="text1"/>
          <w:sz w:val="26"/>
          <w:szCs w:val="26"/>
        </w:rPr>
        <w:t>hai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mục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tiêu</w:t>
      </w:r>
      <w:proofErr w:type="spellEnd"/>
      <w:r w:rsidRPr="00CF3573">
        <w:rPr>
          <w:color w:val="000000" w:themeColor="text1"/>
          <w:sz w:val="26"/>
          <w:szCs w:val="26"/>
        </w:rPr>
        <w:t>:</w:t>
      </w:r>
    </w:p>
    <w:p w14:paraId="0E3F4503" w14:textId="302EFCAF" w:rsidR="00860B7C" w:rsidRPr="00CF3573" w:rsidRDefault="00860B7C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i/>
          <w:iCs/>
          <w:color w:val="000000" w:themeColor="text1"/>
          <w:sz w:val="26"/>
          <w:szCs w:val="26"/>
          <w:lang w:val="vi-VN"/>
        </w:rPr>
      </w:pPr>
      <w:r w:rsidRPr="00CF3573">
        <w:rPr>
          <w:color w:val="000000" w:themeColor="text1"/>
          <w:sz w:val="26"/>
          <w:szCs w:val="26"/>
          <w:lang w:val="vi-VN"/>
        </w:rPr>
        <w:t xml:space="preserve">1.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Mô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tả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đặc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điểm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lâm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sàng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và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cận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lâm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sàng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r w:rsidR="008905DA">
        <w:rPr>
          <w:i/>
          <w:iCs/>
          <w:color w:val="000000" w:themeColor="text1"/>
          <w:sz w:val="26"/>
          <w:szCs w:val="26"/>
        </w:rPr>
        <w:t>………</w:t>
      </w:r>
    </w:p>
    <w:p w14:paraId="555ED152" w14:textId="6AA90C65" w:rsidR="00860B7C" w:rsidRPr="00CF3573" w:rsidRDefault="00860B7C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i/>
          <w:iCs/>
          <w:color w:val="000000" w:themeColor="text1"/>
          <w:sz w:val="26"/>
          <w:szCs w:val="26"/>
        </w:rPr>
      </w:pPr>
      <w:r w:rsidRPr="00CF3573">
        <w:rPr>
          <w:color w:val="000000" w:themeColor="text1"/>
          <w:sz w:val="26"/>
          <w:szCs w:val="26"/>
          <w:lang w:val="vi-VN"/>
        </w:rPr>
        <w:t>2.</w:t>
      </w:r>
      <w:r w:rsidRPr="00CF3573">
        <w:rPr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Đánh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giá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kết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quả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điều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trị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r w:rsidR="008905DA">
        <w:rPr>
          <w:i/>
          <w:iCs/>
          <w:color w:val="000000" w:themeColor="text1"/>
          <w:sz w:val="26"/>
          <w:szCs w:val="26"/>
        </w:rPr>
        <w:t>……….</w:t>
      </w:r>
    </w:p>
    <w:p w14:paraId="6E98DE0C" w14:textId="75DCF2AE" w:rsidR="00EF7975" w:rsidRPr="00CF3573" w:rsidRDefault="00EF7975" w:rsidP="00C971D9">
      <w:pPr>
        <w:tabs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</w:rPr>
      </w:pPr>
    </w:p>
    <w:p w14:paraId="50AFA848" w14:textId="451144F7" w:rsidR="00E02F4C" w:rsidRPr="00CF3573" w:rsidRDefault="00E02F4C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</w:rPr>
        <w:sectPr w:rsidR="00E02F4C" w:rsidRPr="00CF3573" w:rsidSect="00C971D9">
          <w:headerReference w:type="default" r:id="rId12"/>
          <w:headerReference w:type="first" r:id="rId13"/>
          <w:pgSz w:w="11900" w:h="16840" w:code="9"/>
          <w:pgMar w:top="1985" w:right="1134" w:bottom="1701" w:left="1985" w:header="964" w:footer="680" w:gutter="0"/>
          <w:pgNumType w:start="1"/>
          <w:cols w:space="720"/>
          <w:noEndnote/>
          <w:docGrid w:linePitch="360"/>
        </w:sectPr>
      </w:pPr>
    </w:p>
    <w:p w14:paraId="60312B3A" w14:textId="59542B7C" w:rsidR="0017742C" w:rsidRPr="00CF3573" w:rsidRDefault="004915A2" w:rsidP="00547982">
      <w:pPr>
        <w:pStyle w:val="1a"/>
        <w:rPr>
          <w:color w:val="000000" w:themeColor="text1"/>
        </w:rPr>
      </w:pPr>
      <w:bookmarkStart w:id="33" w:name="_Toc204525658"/>
      <w:bookmarkStart w:id="34" w:name="_Toc204525930"/>
      <w:bookmarkStart w:id="35" w:name="_Toc205222421"/>
      <w:bookmarkStart w:id="36" w:name="_Toc220655219"/>
      <w:bookmarkStart w:id="37" w:name="_Toc238279149"/>
      <w:bookmarkStart w:id="38" w:name="_Toc135990090"/>
      <w:bookmarkStart w:id="39" w:name="_Toc165418283"/>
      <w:bookmarkStart w:id="40" w:name="_Toc174543601"/>
      <w:r w:rsidRPr="00CF3573">
        <w:rPr>
          <w:color w:val="000000" w:themeColor="text1"/>
        </w:rPr>
        <w:lastRenderedPageBreak/>
        <w:t>CHƯƠNG 1</w:t>
      </w:r>
      <w:bookmarkEnd w:id="33"/>
      <w:bookmarkEnd w:id="34"/>
      <w:bookmarkEnd w:id="35"/>
      <w:bookmarkEnd w:id="36"/>
      <w:bookmarkEnd w:id="37"/>
    </w:p>
    <w:p w14:paraId="015208CE" w14:textId="15A0856B" w:rsidR="00950E54" w:rsidRPr="00CF3573" w:rsidRDefault="004915A2" w:rsidP="00547982">
      <w:pPr>
        <w:pStyle w:val="1a"/>
        <w:rPr>
          <w:color w:val="000000" w:themeColor="text1"/>
        </w:rPr>
      </w:pPr>
      <w:bookmarkStart w:id="41" w:name="_Toc220655220"/>
      <w:bookmarkStart w:id="42" w:name="_Toc238279150"/>
      <w:r w:rsidRPr="00CF3573">
        <w:rPr>
          <w:color w:val="000000" w:themeColor="text1"/>
        </w:rPr>
        <w:t xml:space="preserve">TỔNG QUAN </w:t>
      </w:r>
      <w:bookmarkEnd w:id="41"/>
      <w:bookmarkEnd w:id="42"/>
    </w:p>
    <w:p w14:paraId="14979C8C" w14:textId="019688F1" w:rsidR="00F61070" w:rsidRPr="008905DA" w:rsidRDefault="00860B7C" w:rsidP="00547982">
      <w:pPr>
        <w:pStyle w:val="2a"/>
        <w:rPr>
          <w:i/>
          <w:lang w:val="en-US"/>
        </w:rPr>
      </w:pPr>
      <w:bookmarkStart w:id="43" w:name="_Toc220655221"/>
      <w:bookmarkStart w:id="44" w:name="_Toc238279151"/>
      <w:r w:rsidRPr="00CF3573">
        <w:t xml:space="preserve">1.1. </w:t>
      </w:r>
      <w:bookmarkEnd w:id="43"/>
      <w:bookmarkEnd w:id="44"/>
      <w:r w:rsidR="008905DA">
        <w:rPr>
          <w:lang w:val="en-US"/>
        </w:rPr>
        <w:t>……..</w:t>
      </w:r>
    </w:p>
    <w:p w14:paraId="7A8235F7" w14:textId="72942AA0" w:rsidR="005A0BB3" w:rsidRDefault="00BF0BE5" w:rsidP="00547982">
      <w:pPr>
        <w:pStyle w:val="3a"/>
        <w:rPr>
          <w:lang w:val="en-US"/>
        </w:rPr>
      </w:pPr>
      <w:bookmarkStart w:id="45" w:name="_Toc205222426"/>
      <w:bookmarkStart w:id="46" w:name="_Toc220655222"/>
      <w:bookmarkStart w:id="47" w:name="_Toc238279152"/>
      <w:r w:rsidRPr="00CF3573">
        <w:t>1.</w:t>
      </w:r>
      <w:r w:rsidR="002631CE" w:rsidRPr="00CF3573">
        <w:t>1</w:t>
      </w:r>
      <w:r w:rsidRPr="00CF3573">
        <w:t xml:space="preserve">.1. </w:t>
      </w:r>
      <w:bookmarkEnd w:id="45"/>
      <w:bookmarkEnd w:id="46"/>
      <w:bookmarkEnd w:id="47"/>
      <w:r w:rsidR="008905DA">
        <w:rPr>
          <w:lang w:val="en-US"/>
        </w:rPr>
        <w:t>……..</w:t>
      </w:r>
    </w:p>
    <w:p w14:paraId="6C104F68" w14:textId="77777777" w:rsidR="008905DA" w:rsidRPr="008905DA" w:rsidRDefault="008905DA" w:rsidP="00547982">
      <w:pPr>
        <w:pStyle w:val="3a"/>
        <w:rPr>
          <w:lang w:val="en-US"/>
        </w:rPr>
      </w:pPr>
    </w:p>
    <w:p w14:paraId="242F44BD" w14:textId="2170F8FF" w:rsidR="00736852" w:rsidRPr="008905DA" w:rsidRDefault="00736852" w:rsidP="00547982">
      <w:pPr>
        <w:pStyle w:val="3a"/>
        <w:rPr>
          <w:lang w:val="en-US"/>
        </w:rPr>
      </w:pPr>
      <w:bookmarkStart w:id="48" w:name="_Toc205222427"/>
      <w:bookmarkStart w:id="49" w:name="_Toc220655223"/>
      <w:bookmarkStart w:id="50" w:name="_Toc238279153"/>
      <w:r w:rsidRPr="00CF3573">
        <w:t>1.</w:t>
      </w:r>
      <w:r w:rsidR="002631CE" w:rsidRPr="00CF3573">
        <w:t>1</w:t>
      </w:r>
      <w:r w:rsidR="006E5A4B" w:rsidRPr="00CF3573">
        <w:t>.</w:t>
      </w:r>
      <w:r w:rsidR="00060592" w:rsidRPr="00CF3573">
        <w:t>2</w:t>
      </w:r>
      <w:r w:rsidRPr="00CF3573">
        <w:t xml:space="preserve">. </w:t>
      </w:r>
      <w:bookmarkEnd w:id="48"/>
      <w:bookmarkEnd w:id="49"/>
      <w:bookmarkEnd w:id="50"/>
      <w:r w:rsidR="008905DA">
        <w:rPr>
          <w:lang w:val="en-US"/>
        </w:rPr>
        <w:t>……..</w:t>
      </w:r>
    </w:p>
    <w:p w14:paraId="3885E9E6" w14:textId="060D227C" w:rsidR="00586777" w:rsidRPr="00CF3573" w:rsidRDefault="00586777" w:rsidP="00C971D9">
      <w:pPr>
        <w:pStyle w:val="p1"/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</w:p>
    <w:p w14:paraId="67DE837B" w14:textId="025A82E9" w:rsidR="00226F64" w:rsidRPr="008905DA" w:rsidRDefault="00F315F4" w:rsidP="00547982">
      <w:pPr>
        <w:pStyle w:val="3a"/>
        <w:rPr>
          <w:lang w:val="en-US"/>
        </w:rPr>
      </w:pPr>
      <w:bookmarkStart w:id="51" w:name="_Toc205222428"/>
      <w:bookmarkStart w:id="52" w:name="_Toc220655224"/>
      <w:bookmarkStart w:id="53" w:name="_Toc238279154"/>
      <w:r w:rsidRPr="00CF3573">
        <w:t>1.</w:t>
      </w:r>
      <w:r w:rsidR="002631CE" w:rsidRPr="00CF3573">
        <w:t>1</w:t>
      </w:r>
      <w:r w:rsidRPr="00CF3573">
        <w:t>.</w:t>
      </w:r>
      <w:r w:rsidR="00060592" w:rsidRPr="00CF3573">
        <w:t>3</w:t>
      </w:r>
      <w:r w:rsidRPr="00CF3573">
        <w:t xml:space="preserve">. </w:t>
      </w:r>
      <w:bookmarkEnd w:id="51"/>
      <w:bookmarkEnd w:id="52"/>
      <w:bookmarkEnd w:id="53"/>
      <w:r w:rsidR="008905DA">
        <w:rPr>
          <w:lang w:val="en-US"/>
        </w:rPr>
        <w:t>…………</w:t>
      </w:r>
    </w:p>
    <w:p w14:paraId="3800F63C" w14:textId="77777777" w:rsidR="008905DA" w:rsidRDefault="008905DA" w:rsidP="00547982">
      <w:pPr>
        <w:pStyle w:val="3a"/>
        <w:spacing w:line="348" w:lineRule="auto"/>
        <w:rPr>
          <w:lang w:val="en-US"/>
        </w:rPr>
      </w:pPr>
      <w:bookmarkStart w:id="54" w:name="_Toc220655225"/>
      <w:bookmarkStart w:id="55" w:name="_Toc238279155"/>
      <w:bookmarkStart w:id="56" w:name="_Toc205222429"/>
    </w:p>
    <w:p w14:paraId="2CE67C91" w14:textId="05B45FC8" w:rsidR="00586777" w:rsidRPr="008905DA" w:rsidRDefault="00226F64" w:rsidP="00547982">
      <w:pPr>
        <w:pStyle w:val="3a"/>
        <w:spacing w:line="348" w:lineRule="auto"/>
        <w:rPr>
          <w:lang w:val="en-US"/>
        </w:rPr>
      </w:pPr>
      <w:r w:rsidRPr="00CF3573">
        <w:t>1.</w:t>
      </w:r>
      <w:r w:rsidR="002631CE" w:rsidRPr="00CF3573">
        <w:t>1</w:t>
      </w:r>
      <w:r w:rsidRPr="00CF3573">
        <w:t>.4.</w:t>
      </w:r>
      <w:r w:rsidR="00D77DC8" w:rsidRPr="00CF3573">
        <w:t xml:space="preserve"> </w:t>
      </w:r>
      <w:bookmarkEnd w:id="54"/>
      <w:bookmarkEnd w:id="55"/>
      <w:r w:rsidR="008905DA">
        <w:rPr>
          <w:lang w:val="en-US"/>
        </w:rPr>
        <w:t>……………</w:t>
      </w:r>
    </w:p>
    <w:bookmarkEnd w:id="56"/>
    <w:p w14:paraId="64A6F840" w14:textId="5675C542" w:rsidR="00586777" w:rsidRDefault="00586777" w:rsidP="00547982">
      <w:pPr>
        <w:pStyle w:val="4a"/>
        <w:spacing w:line="348" w:lineRule="auto"/>
      </w:pPr>
      <w:r w:rsidRPr="00CF3573">
        <w:rPr>
          <w:lang w:val="vi-VN"/>
        </w:rPr>
        <w:t>1.</w:t>
      </w:r>
      <w:r w:rsidR="002631CE" w:rsidRPr="00CF3573">
        <w:rPr>
          <w:lang w:val="vi-VN"/>
        </w:rPr>
        <w:t>1</w:t>
      </w:r>
      <w:r w:rsidRPr="00CF3573">
        <w:rPr>
          <w:lang w:val="vi-VN"/>
        </w:rPr>
        <w:t xml:space="preserve">.4.1. </w:t>
      </w:r>
      <w:r w:rsidR="008905DA">
        <w:t>…………………</w:t>
      </w:r>
    </w:p>
    <w:p w14:paraId="6498B2E1" w14:textId="1D1BE296" w:rsidR="008905DA" w:rsidRDefault="00E106F2" w:rsidP="0054798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- …………..</w:t>
      </w:r>
    </w:p>
    <w:p w14:paraId="07AA0E67" w14:textId="6B4EA4C6" w:rsidR="00E106F2" w:rsidRDefault="00E106F2" w:rsidP="0054798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+ ………………</w:t>
      </w:r>
    </w:p>
    <w:p w14:paraId="76471FA3" w14:textId="2D46FD75" w:rsidR="00E106F2" w:rsidRDefault="00E106F2" w:rsidP="0054798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. ………………</w:t>
      </w:r>
    </w:p>
    <w:p w14:paraId="7CF15215" w14:textId="77777777" w:rsidR="00E106F2" w:rsidRPr="00E106F2" w:rsidRDefault="00E106F2" w:rsidP="00547982">
      <w:pPr>
        <w:pStyle w:val="4a"/>
        <w:spacing w:line="348" w:lineRule="auto"/>
        <w:rPr>
          <w:i w:val="0"/>
          <w:iCs w:val="0"/>
        </w:rPr>
      </w:pPr>
    </w:p>
    <w:p w14:paraId="536B5940" w14:textId="2449A895" w:rsidR="00586777" w:rsidRDefault="00586777" w:rsidP="00547982">
      <w:pPr>
        <w:pStyle w:val="4a"/>
        <w:spacing w:line="348" w:lineRule="auto"/>
      </w:pPr>
      <w:r w:rsidRPr="00CF3573">
        <w:rPr>
          <w:lang w:val="vi-VN"/>
        </w:rPr>
        <w:t>1.</w:t>
      </w:r>
      <w:r w:rsidR="002631CE" w:rsidRPr="00CF3573">
        <w:rPr>
          <w:lang w:val="vi-VN"/>
        </w:rPr>
        <w:t>1</w:t>
      </w:r>
      <w:r w:rsidRPr="00CF3573">
        <w:rPr>
          <w:lang w:val="vi-VN"/>
        </w:rPr>
        <w:t xml:space="preserve">.4.2. </w:t>
      </w:r>
      <w:r w:rsidR="008905DA">
        <w:t>………………….</w:t>
      </w:r>
    </w:p>
    <w:p w14:paraId="7B624202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- …………..</w:t>
      </w:r>
    </w:p>
    <w:p w14:paraId="038B3879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+ ………………</w:t>
      </w:r>
    </w:p>
    <w:p w14:paraId="0F02233F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. ………………</w:t>
      </w:r>
    </w:p>
    <w:p w14:paraId="600E03D5" w14:textId="77777777" w:rsidR="00E106F2" w:rsidRPr="00E106F2" w:rsidRDefault="00E106F2" w:rsidP="00E106F2">
      <w:pPr>
        <w:pStyle w:val="B3"/>
        <w:rPr>
          <w:i w:val="0"/>
          <w:iCs w:val="0"/>
          <w:lang w:val="en-US"/>
        </w:rPr>
      </w:pPr>
      <w:bookmarkStart w:id="57" w:name="_Toc220655155"/>
      <w:bookmarkStart w:id="58" w:name="_Toc238279078"/>
      <w:r w:rsidRPr="00E106F2">
        <w:rPr>
          <w:i w:val="0"/>
          <w:iCs w:val="0"/>
        </w:rPr>
        <w:t xml:space="preserve">Bảng 1.1. </w:t>
      </w:r>
      <w:bookmarkEnd w:id="57"/>
      <w:bookmarkEnd w:id="58"/>
      <w:r>
        <w:rPr>
          <w:i w:val="0"/>
          <w:iCs w:val="0"/>
          <w:lang w:val="en-US"/>
        </w:rPr>
        <w:t>…………..</w:t>
      </w:r>
    </w:p>
    <w:tbl>
      <w:tblPr>
        <w:tblStyle w:val="TableGridLight2"/>
        <w:tblW w:w="8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1622"/>
        <w:gridCol w:w="1622"/>
        <w:gridCol w:w="1623"/>
      </w:tblGrid>
      <w:tr w:rsidR="00E106F2" w:rsidRPr="00CF3573" w14:paraId="3CCFD243" w14:textId="77777777" w:rsidTr="00762E0C">
        <w:trPr>
          <w:jc w:val="center"/>
        </w:trPr>
        <w:tc>
          <w:tcPr>
            <w:tcW w:w="3794" w:type="dxa"/>
            <w:shd w:val="clear" w:color="auto" w:fill="EDEDED" w:themeFill="accent3" w:themeFillTint="33"/>
            <w:vAlign w:val="center"/>
          </w:tcPr>
          <w:p w14:paraId="14B5F0E7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622" w:type="dxa"/>
            <w:shd w:val="clear" w:color="auto" w:fill="EDEDED" w:themeFill="accent3" w:themeFillTint="33"/>
            <w:vAlign w:val="center"/>
          </w:tcPr>
          <w:p w14:paraId="22E77E53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622" w:type="dxa"/>
            <w:shd w:val="clear" w:color="auto" w:fill="EDEDED" w:themeFill="accent3" w:themeFillTint="33"/>
            <w:vAlign w:val="center"/>
          </w:tcPr>
          <w:p w14:paraId="25E5F6AB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623" w:type="dxa"/>
            <w:shd w:val="clear" w:color="auto" w:fill="EDEDED" w:themeFill="accent3" w:themeFillTint="33"/>
            <w:vAlign w:val="center"/>
          </w:tcPr>
          <w:p w14:paraId="0234C0A9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E106F2" w:rsidRPr="00CF3573" w14:paraId="7B90BD7B" w14:textId="77777777" w:rsidTr="00762E0C">
        <w:trPr>
          <w:jc w:val="center"/>
        </w:trPr>
        <w:tc>
          <w:tcPr>
            <w:tcW w:w="3794" w:type="dxa"/>
          </w:tcPr>
          <w:p w14:paraId="0BC21708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622" w:type="dxa"/>
            <w:vAlign w:val="center"/>
          </w:tcPr>
          <w:p w14:paraId="2FFA4B59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622" w:type="dxa"/>
            <w:vAlign w:val="center"/>
          </w:tcPr>
          <w:p w14:paraId="30296D13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623" w:type="dxa"/>
            <w:vAlign w:val="center"/>
          </w:tcPr>
          <w:p w14:paraId="404A4047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75733361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</w:p>
    <w:p w14:paraId="14912846" w14:textId="0C770E74" w:rsidR="00E106F2" w:rsidRPr="008905DA" w:rsidRDefault="00E106F2" w:rsidP="00E106F2">
      <w:pPr>
        <w:pStyle w:val="2a"/>
        <w:rPr>
          <w:i/>
          <w:lang w:val="en-US"/>
        </w:rPr>
      </w:pPr>
      <w:r>
        <w:rPr>
          <w:lang w:val="en-US"/>
        </w:rPr>
        <w:t>2</w:t>
      </w:r>
      <w:r w:rsidRPr="00CF3573">
        <w:t xml:space="preserve">.1. </w:t>
      </w:r>
      <w:r>
        <w:rPr>
          <w:lang w:val="en-US"/>
        </w:rPr>
        <w:t>……..</w:t>
      </w:r>
    </w:p>
    <w:p w14:paraId="1FC2BBE8" w14:textId="0EEBB376" w:rsidR="00E106F2" w:rsidRDefault="00E106F2" w:rsidP="00E106F2">
      <w:pPr>
        <w:pStyle w:val="3a"/>
        <w:rPr>
          <w:lang w:val="en-US"/>
        </w:rPr>
      </w:pPr>
      <w:r>
        <w:rPr>
          <w:lang w:val="en-US"/>
        </w:rPr>
        <w:t>2</w:t>
      </w:r>
      <w:r w:rsidRPr="00CF3573">
        <w:t xml:space="preserve">.1.1. </w:t>
      </w:r>
      <w:r>
        <w:rPr>
          <w:lang w:val="en-US"/>
        </w:rPr>
        <w:t>……..</w:t>
      </w:r>
    </w:p>
    <w:p w14:paraId="0CAF68C9" w14:textId="77777777" w:rsidR="00E106F2" w:rsidRPr="008905DA" w:rsidRDefault="00E106F2" w:rsidP="00E106F2">
      <w:pPr>
        <w:pStyle w:val="3a"/>
        <w:rPr>
          <w:lang w:val="en-US"/>
        </w:rPr>
      </w:pPr>
    </w:p>
    <w:p w14:paraId="40538EA8" w14:textId="3EE90683" w:rsidR="00E106F2" w:rsidRPr="008905DA" w:rsidRDefault="00E106F2" w:rsidP="00E106F2">
      <w:pPr>
        <w:pStyle w:val="3a"/>
        <w:rPr>
          <w:lang w:val="en-US"/>
        </w:rPr>
      </w:pPr>
      <w:r>
        <w:rPr>
          <w:lang w:val="en-US"/>
        </w:rPr>
        <w:t>2</w:t>
      </w:r>
      <w:r w:rsidRPr="00CF3573">
        <w:t xml:space="preserve">.1.2. </w:t>
      </w:r>
      <w:r>
        <w:rPr>
          <w:lang w:val="en-US"/>
        </w:rPr>
        <w:t>……..</w:t>
      </w:r>
    </w:p>
    <w:p w14:paraId="6094A03E" w14:textId="77777777" w:rsidR="00E106F2" w:rsidRPr="00CF3573" w:rsidRDefault="00E106F2" w:rsidP="00E106F2">
      <w:pPr>
        <w:pStyle w:val="p1"/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</w:p>
    <w:p w14:paraId="40D442DD" w14:textId="2FE07187" w:rsidR="00E106F2" w:rsidRPr="008905DA" w:rsidRDefault="00E106F2" w:rsidP="00E106F2">
      <w:pPr>
        <w:pStyle w:val="3a"/>
        <w:rPr>
          <w:lang w:val="en-US"/>
        </w:rPr>
      </w:pPr>
      <w:r>
        <w:rPr>
          <w:lang w:val="en-US"/>
        </w:rPr>
        <w:lastRenderedPageBreak/>
        <w:t>2</w:t>
      </w:r>
      <w:r w:rsidRPr="00CF3573">
        <w:t xml:space="preserve">.1.3. </w:t>
      </w:r>
      <w:r>
        <w:rPr>
          <w:lang w:val="en-US"/>
        </w:rPr>
        <w:t>…………</w:t>
      </w:r>
    </w:p>
    <w:p w14:paraId="2A15F80C" w14:textId="77777777" w:rsidR="00E106F2" w:rsidRDefault="00E106F2" w:rsidP="00E106F2">
      <w:pPr>
        <w:pStyle w:val="3a"/>
        <w:spacing w:line="348" w:lineRule="auto"/>
        <w:rPr>
          <w:lang w:val="en-US"/>
        </w:rPr>
      </w:pPr>
    </w:p>
    <w:p w14:paraId="27D99D15" w14:textId="74D15ACF" w:rsidR="00E106F2" w:rsidRPr="008905DA" w:rsidRDefault="00E106F2" w:rsidP="00E106F2">
      <w:pPr>
        <w:pStyle w:val="3a"/>
        <w:spacing w:line="348" w:lineRule="auto"/>
        <w:rPr>
          <w:lang w:val="en-US"/>
        </w:rPr>
      </w:pPr>
      <w:r>
        <w:rPr>
          <w:lang w:val="en-US"/>
        </w:rPr>
        <w:t>2</w:t>
      </w:r>
      <w:r w:rsidRPr="00CF3573">
        <w:t xml:space="preserve">.1.4. </w:t>
      </w:r>
      <w:r>
        <w:rPr>
          <w:lang w:val="en-US"/>
        </w:rPr>
        <w:t>……………</w:t>
      </w:r>
    </w:p>
    <w:p w14:paraId="626BF55C" w14:textId="71FCECE7" w:rsidR="00E106F2" w:rsidRDefault="00E106F2" w:rsidP="00E106F2">
      <w:pPr>
        <w:pStyle w:val="4a"/>
        <w:spacing w:line="348" w:lineRule="auto"/>
      </w:pPr>
      <w:r>
        <w:t>2</w:t>
      </w:r>
      <w:r w:rsidRPr="00CF3573">
        <w:rPr>
          <w:lang w:val="vi-VN"/>
        </w:rPr>
        <w:t xml:space="preserve">.1.4.1. </w:t>
      </w:r>
      <w:r>
        <w:t>…………………</w:t>
      </w:r>
    </w:p>
    <w:p w14:paraId="62B0B63E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- …………..</w:t>
      </w:r>
    </w:p>
    <w:p w14:paraId="304C50FA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+ ………………</w:t>
      </w:r>
    </w:p>
    <w:p w14:paraId="7ACB423C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. ………………</w:t>
      </w:r>
    </w:p>
    <w:p w14:paraId="62B8F992" w14:textId="77777777" w:rsidR="00E106F2" w:rsidRPr="00E106F2" w:rsidRDefault="00E106F2" w:rsidP="00E106F2">
      <w:pPr>
        <w:pStyle w:val="4a"/>
        <w:spacing w:line="348" w:lineRule="auto"/>
        <w:rPr>
          <w:i w:val="0"/>
          <w:iCs w:val="0"/>
        </w:rPr>
      </w:pPr>
    </w:p>
    <w:p w14:paraId="6D4B46F4" w14:textId="57BAAA6E" w:rsidR="00E106F2" w:rsidRDefault="00E106F2" w:rsidP="00E106F2">
      <w:pPr>
        <w:pStyle w:val="4a"/>
        <w:spacing w:line="348" w:lineRule="auto"/>
      </w:pPr>
      <w:r>
        <w:t>2</w:t>
      </w:r>
      <w:r w:rsidRPr="00CF3573">
        <w:rPr>
          <w:lang w:val="vi-VN"/>
        </w:rPr>
        <w:t xml:space="preserve">.1.4.2. </w:t>
      </w:r>
      <w:r>
        <w:t>………………….</w:t>
      </w:r>
    </w:p>
    <w:p w14:paraId="7BEDF493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- …………..</w:t>
      </w:r>
    </w:p>
    <w:p w14:paraId="72CCA801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+ ………………</w:t>
      </w:r>
    </w:p>
    <w:p w14:paraId="30563144" w14:textId="445EB2BC" w:rsidR="00EB2529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. ………………</w:t>
      </w:r>
    </w:p>
    <w:p w14:paraId="7FFBAFAF" w14:textId="77777777" w:rsidR="00EB2529" w:rsidRDefault="00EB2529">
      <w:pPr>
        <w:spacing w:after="160" w:line="259" w:lineRule="auto"/>
        <w:rPr>
          <w:color w:val="000000" w:themeColor="text1"/>
          <w:sz w:val="26"/>
          <w:szCs w:val="26"/>
          <w:lang w:eastAsia="ja-JP"/>
        </w:rPr>
      </w:pPr>
      <w:r>
        <w:rPr>
          <w:i/>
          <w:iCs/>
        </w:rPr>
        <w:br w:type="page"/>
      </w:r>
    </w:p>
    <w:p w14:paraId="39B73450" w14:textId="2B5C7B3A" w:rsidR="00EB2529" w:rsidRPr="00B3193B" w:rsidRDefault="00EB2529" w:rsidP="00B3193B">
      <w:pPr>
        <w:pStyle w:val="4a"/>
        <w:spacing w:line="348" w:lineRule="auto"/>
        <w:jc w:val="center"/>
        <w:rPr>
          <w:b/>
          <w:bCs/>
          <w:i w:val="0"/>
          <w:iCs w:val="0"/>
          <w:lang w:val="vi-VN"/>
        </w:rPr>
      </w:pPr>
      <w:proofErr w:type="spellStart"/>
      <w:r w:rsidRPr="00B3193B">
        <w:rPr>
          <w:b/>
          <w:bCs/>
          <w:i w:val="0"/>
          <w:iCs w:val="0"/>
        </w:rPr>
        <w:lastRenderedPageBreak/>
        <w:t>Cách</w:t>
      </w:r>
      <w:proofErr w:type="spellEnd"/>
      <w:r w:rsidRPr="00B3193B">
        <w:rPr>
          <w:b/>
          <w:bCs/>
          <w:i w:val="0"/>
          <w:iCs w:val="0"/>
        </w:rPr>
        <w:t xml:space="preserve"> </w:t>
      </w:r>
      <w:proofErr w:type="spellStart"/>
      <w:r w:rsidRPr="00B3193B">
        <w:rPr>
          <w:b/>
          <w:bCs/>
          <w:i w:val="0"/>
          <w:iCs w:val="0"/>
        </w:rPr>
        <w:t>trích</w:t>
      </w:r>
      <w:proofErr w:type="spellEnd"/>
      <w:r w:rsidRPr="00B3193B">
        <w:rPr>
          <w:b/>
          <w:bCs/>
          <w:i w:val="0"/>
          <w:iCs w:val="0"/>
        </w:rPr>
        <w:t xml:space="preserve"> </w:t>
      </w:r>
      <w:proofErr w:type="spellStart"/>
      <w:r w:rsidRPr="00B3193B">
        <w:rPr>
          <w:b/>
          <w:bCs/>
          <w:i w:val="0"/>
          <w:iCs w:val="0"/>
        </w:rPr>
        <w:t>dẫn</w:t>
      </w:r>
      <w:proofErr w:type="spellEnd"/>
      <w:r w:rsidRPr="00B3193B">
        <w:rPr>
          <w:b/>
          <w:bCs/>
          <w:i w:val="0"/>
          <w:iCs w:val="0"/>
        </w:rPr>
        <w:t xml:space="preserve"> </w:t>
      </w:r>
      <w:proofErr w:type="spellStart"/>
      <w:r w:rsidRPr="00B3193B">
        <w:rPr>
          <w:b/>
          <w:bCs/>
          <w:i w:val="0"/>
          <w:iCs w:val="0"/>
        </w:rPr>
        <w:t>tên</w:t>
      </w:r>
      <w:proofErr w:type="spellEnd"/>
      <w:r w:rsidRPr="00B3193B">
        <w:rPr>
          <w:b/>
          <w:bCs/>
          <w:i w:val="0"/>
          <w:iCs w:val="0"/>
        </w:rPr>
        <w:t xml:space="preserve"> </w:t>
      </w:r>
      <w:proofErr w:type="spellStart"/>
      <w:r w:rsidRPr="00B3193B">
        <w:rPr>
          <w:b/>
          <w:bCs/>
          <w:i w:val="0"/>
          <w:iCs w:val="0"/>
        </w:rPr>
        <w:t>tác</w:t>
      </w:r>
      <w:proofErr w:type="spellEnd"/>
      <w:r w:rsidRPr="00B3193B">
        <w:rPr>
          <w:b/>
          <w:bCs/>
          <w:i w:val="0"/>
          <w:iCs w:val="0"/>
        </w:rPr>
        <w:t xml:space="preserve"> </w:t>
      </w:r>
      <w:proofErr w:type="spellStart"/>
      <w:r w:rsidRPr="00B3193B">
        <w:rPr>
          <w:b/>
          <w:bCs/>
          <w:i w:val="0"/>
          <w:iCs w:val="0"/>
        </w:rPr>
        <w:t>giả</w:t>
      </w:r>
      <w:proofErr w:type="spellEnd"/>
    </w:p>
    <w:p w14:paraId="1CA1BD11" w14:textId="73F60D01" w:rsidR="009C3D93" w:rsidRDefault="009C3D93" w:rsidP="00E106F2">
      <w:pPr>
        <w:pStyle w:val="4a"/>
        <w:spacing w:line="348" w:lineRule="auto"/>
        <w:rPr>
          <w:i w:val="0"/>
          <w:iCs w:val="0"/>
          <w:vertAlign w:val="superscript"/>
          <w:lang w:val="vi-VN"/>
        </w:rPr>
      </w:pPr>
      <w:r>
        <w:rPr>
          <w:i w:val="0"/>
          <w:iCs w:val="0"/>
          <w:lang w:val="vi-VN"/>
        </w:rPr>
        <w:t>Cách 1: Theo Gordon và cộng sự (2018), bệnh võng mạc thường xảy ra trên bệnh nhân mắc đái tháo đường nhiều hơn 10 năm.</w:t>
      </w:r>
      <w:r>
        <w:rPr>
          <w:i w:val="0"/>
          <w:iCs w:val="0"/>
          <w:vertAlign w:val="superscript"/>
          <w:lang w:val="vi-VN"/>
        </w:rPr>
        <w:t>12</w:t>
      </w:r>
    </w:p>
    <w:p w14:paraId="24BB05FC" w14:textId="77777777" w:rsidR="00B3193B" w:rsidRDefault="00B3193B" w:rsidP="00E106F2">
      <w:pPr>
        <w:pStyle w:val="4a"/>
        <w:spacing w:line="348" w:lineRule="auto"/>
        <w:rPr>
          <w:i w:val="0"/>
          <w:iCs w:val="0"/>
          <w:lang w:val="vi-VN"/>
        </w:rPr>
      </w:pPr>
    </w:p>
    <w:p w14:paraId="45B1061A" w14:textId="1C35737E" w:rsidR="00B3193B" w:rsidRDefault="00B3193B" w:rsidP="00E106F2">
      <w:pPr>
        <w:pStyle w:val="4a"/>
        <w:spacing w:line="348" w:lineRule="auto"/>
        <w:rPr>
          <w:i w:val="0"/>
          <w:iCs w:val="0"/>
          <w:lang w:val="vi-VN"/>
        </w:rPr>
      </w:pPr>
      <w:r>
        <w:rPr>
          <w:i w:val="0"/>
          <w:iCs w:val="0"/>
          <w:lang w:val="vi-VN"/>
        </w:rPr>
        <w:t>Đối với tác giả Việt nam thì viết đầy đủ tên và họ</w:t>
      </w:r>
    </w:p>
    <w:p w14:paraId="20929DB5" w14:textId="63EDB950" w:rsidR="00B3193B" w:rsidRPr="00B3193B" w:rsidRDefault="00B3193B" w:rsidP="00E106F2">
      <w:pPr>
        <w:pStyle w:val="4a"/>
        <w:spacing w:line="348" w:lineRule="auto"/>
        <w:rPr>
          <w:i w:val="0"/>
          <w:iCs w:val="0"/>
          <w:lang w:val="vi-VN"/>
        </w:rPr>
      </w:pPr>
      <w:r>
        <w:rPr>
          <w:i w:val="0"/>
          <w:iCs w:val="0"/>
          <w:lang w:val="vi-VN"/>
        </w:rPr>
        <w:t>Theo Hà Huy Tiến và cộng sự (2001), bệnh lác trong thường xảy ra trên bệnh nhân có tật khúc xạ không chỉnh kính.</w:t>
      </w:r>
      <w:r>
        <w:rPr>
          <w:i w:val="0"/>
          <w:iCs w:val="0"/>
          <w:vertAlign w:val="superscript"/>
          <w:lang w:val="vi-VN"/>
        </w:rPr>
        <w:t>12</w:t>
      </w:r>
    </w:p>
    <w:p w14:paraId="76990E33" w14:textId="77777777" w:rsid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</w:p>
    <w:p w14:paraId="0ED64877" w14:textId="1564794A" w:rsidR="009C3D93" w:rsidRDefault="009C3D93" w:rsidP="00E106F2">
      <w:pPr>
        <w:pStyle w:val="4a"/>
        <w:spacing w:line="348" w:lineRule="auto"/>
        <w:rPr>
          <w:i w:val="0"/>
          <w:iCs w:val="0"/>
          <w:vertAlign w:val="superscript"/>
          <w:lang w:val="vi-VN"/>
        </w:rPr>
      </w:pPr>
      <w:r>
        <w:rPr>
          <w:i w:val="0"/>
          <w:iCs w:val="0"/>
          <w:lang w:val="vi-VN"/>
        </w:rPr>
        <w:t>Cách 2: Năm 2018, Gordon và cộng sự đã báo cáo bệnh võng mạc thường xảy ra trên bệnh nhân mắc đái tháo đường nhiều hơn 10 năm.</w:t>
      </w:r>
      <w:r>
        <w:rPr>
          <w:i w:val="0"/>
          <w:iCs w:val="0"/>
          <w:vertAlign w:val="superscript"/>
          <w:lang w:val="vi-VN"/>
        </w:rPr>
        <w:t>12</w:t>
      </w:r>
    </w:p>
    <w:p w14:paraId="67938268" w14:textId="77777777" w:rsid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</w:p>
    <w:p w14:paraId="6A94C72F" w14:textId="77777777" w:rsid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</w:p>
    <w:p w14:paraId="64BAAD24" w14:textId="61D91B2F" w:rsidR="009C3D93" w:rsidRDefault="009C3D93" w:rsidP="00E106F2">
      <w:pPr>
        <w:pStyle w:val="4a"/>
        <w:spacing w:line="348" w:lineRule="auto"/>
        <w:rPr>
          <w:i w:val="0"/>
          <w:iCs w:val="0"/>
          <w:vertAlign w:val="superscript"/>
          <w:lang w:val="vi-VN"/>
        </w:rPr>
      </w:pPr>
      <w:r>
        <w:rPr>
          <w:i w:val="0"/>
          <w:iCs w:val="0"/>
          <w:lang w:val="vi-VN"/>
        </w:rPr>
        <w:t>Cách 3: Theo báo cáo của Gordon và cộng sự (2018), bệnh võng mạc thường xảy ra trên bệnh nhân mắc đái tháo đường nhiều hơn 10 năm.</w:t>
      </w:r>
      <w:r>
        <w:rPr>
          <w:i w:val="0"/>
          <w:iCs w:val="0"/>
          <w:vertAlign w:val="superscript"/>
          <w:lang w:val="vi-VN"/>
        </w:rPr>
        <w:t>12</w:t>
      </w:r>
    </w:p>
    <w:p w14:paraId="27FA1A6C" w14:textId="77777777" w:rsidR="009C3D93" w:rsidRDefault="009C3D93" w:rsidP="00E106F2">
      <w:pPr>
        <w:pStyle w:val="4a"/>
        <w:spacing w:line="348" w:lineRule="auto"/>
        <w:rPr>
          <w:i w:val="0"/>
          <w:iCs w:val="0"/>
          <w:vertAlign w:val="superscript"/>
          <w:lang w:val="vi-VN"/>
        </w:rPr>
      </w:pPr>
    </w:p>
    <w:p w14:paraId="2E8E8719" w14:textId="1F6651B1" w:rsid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  <w:r>
        <w:rPr>
          <w:i w:val="0"/>
          <w:iCs w:val="0"/>
          <w:lang w:val="vi-VN"/>
        </w:rPr>
        <w:t>Cách 4: Với nhiều báo cáo cùng về 1 vấn đề (không dẫn quá 3 tài liệu)</w:t>
      </w:r>
    </w:p>
    <w:p w14:paraId="04A7A8C8" w14:textId="600DF4AA" w:rsid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  <w:r>
        <w:rPr>
          <w:i w:val="0"/>
          <w:iCs w:val="0"/>
          <w:lang w:val="vi-VN"/>
        </w:rPr>
        <w:t>Theo nhiều báo cáo</w:t>
      </w:r>
      <w:r w:rsidR="00B3193B">
        <w:rPr>
          <w:i w:val="0"/>
          <w:iCs w:val="0"/>
          <w:lang w:val="vi-VN"/>
        </w:rPr>
        <w:t xml:space="preserve"> gần đây</w:t>
      </w:r>
      <w:r>
        <w:rPr>
          <w:i w:val="0"/>
          <w:iCs w:val="0"/>
          <w:lang w:val="vi-VN"/>
        </w:rPr>
        <w:t>, bệnh võng mạc thường xảy ra trên bệnh nhân mắc đái tháo đường nhiều hơn 10 năm.</w:t>
      </w:r>
      <w:r>
        <w:rPr>
          <w:i w:val="0"/>
          <w:iCs w:val="0"/>
          <w:vertAlign w:val="superscript"/>
          <w:lang w:val="vi-VN"/>
        </w:rPr>
        <w:t>12, 23.46</w:t>
      </w:r>
    </w:p>
    <w:p w14:paraId="17F389D5" w14:textId="77777777" w:rsidR="009C3D93" w:rsidRP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</w:p>
    <w:p w14:paraId="7073E098" w14:textId="77777777" w:rsidR="00EB2529" w:rsidRDefault="00EB2529">
      <w:pPr>
        <w:spacing w:after="160" w:line="259" w:lineRule="auto"/>
        <w:rPr>
          <w:color w:val="000000" w:themeColor="text1"/>
          <w:sz w:val="26"/>
          <w:szCs w:val="26"/>
          <w:lang w:eastAsia="ja-JP"/>
        </w:rPr>
      </w:pPr>
      <w:r>
        <w:rPr>
          <w:i/>
          <w:iCs/>
        </w:rPr>
        <w:br w:type="page"/>
      </w:r>
    </w:p>
    <w:p w14:paraId="2600AE9A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</w:p>
    <w:p w14:paraId="0C765617" w14:textId="3F3BD15C" w:rsidR="008F21D8" w:rsidRPr="00EB2529" w:rsidRDefault="00EB2529" w:rsidP="00EB2529">
      <w:pPr>
        <w:spacing w:after="160" w:line="259" w:lineRule="auto"/>
        <w:jc w:val="center"/>
        <w:rPr>
          <w:b/>
          <w:bCs/>
        </w:rPr>
      </w:pPr>
      <w:proofErr w:type="spellStart"/>
      <w:r w:rsidRPr="00EB2529">
        <w:rPr>
          <w:b/>
          <w:bCs/>
        </w:rPr>
        <w:t>Cách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trình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bày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hình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ảnh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có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nguồn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gốc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từ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nơi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khác</w:t>
      </w:r>
      <w:proofErr w:type="spellEnd"/>
    </w:p>
    <w:p w14:paraId="3804FE31" w14:textId="402C6672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dịch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Tiếng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Anh</w:t>
      </w:r>
      <w:proofErr w:type="spellEnd"/>
      <w:r>
        <w:rPr>
          <w:color w:val="000000" w:themeColor="text1"/>
          <w:sz w:val="26"/>
          <w:szCs w:val="26"/>
        </w:rPr>
        <w:t xml:space="preserve"> sang </w:t>
      </w:r>
      <w:proofErr w:type="spellStart"/>
      <w:r>
        <w:rPr>
          <w:color w:val="000000" w:themeColor="text1"/>
          <w:sz w:val="26"/>
          <w:szCs w:val="26"/>
        </w:rPr>
        <w:t>tiếng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Việt</w:t>
      </w:r>
      <w:proofErr w:type="spellEnd"/>
    </w:p>
    <w:p w14:paraId="2B9615B0" w14:textId="05E37FA9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Lồng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Bẳng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xóa</w:t>
      </w:r>
      <w:proofErr w:type="spellEnd"/>
      <w:r>
        <w:rPr>
          <w:color w:val="000000" w:themeColor="text1"/>
          <w:sz w:val="26"/>
          <w:szCs w:val="26"/>
        </w:rPr>
        <w:t xml:space="preserve"> border</w:t>
      </w:r>
    </w:p>
    <w:p w14:paraId="6A55F64A" w14:textId="09DC67E4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dấu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chữ</w:t>
      </w:r>
      <w:proofErr w:type="spellEnd"/>
      <w:r>
        <w:rPr>
          <w:color w:val="000000" w:themeColor="text1"/>
          <w:sz w:val="26"/>
          <w:szCs w:val="26"/>
        </w:rPr>
        <w:t xml:space="preserve"> A, B, C ….</w:t>
      </w:r>
    </w:p>
    <w:p w14:paraId="73B9D0DE" w14:textId="5829FA7E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Kích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thước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đủ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lớn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quan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sát</w:t>
      </w:r>
      <w:proofErr w:type="spellEnd"/>
    </w:p>
    <w:p w14:paraId="41D7283A" w14:textId="658FAB92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mũi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dấu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sao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rõ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tổn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thương</w:t>
      </w:r>
      <w:proofErr w:type="spellEnd"/>
    </w:p>
    <w:p w14:paraId="04FB2151" w14:textId="0B01E2F7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tiêu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chú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thích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giải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thích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rõ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nguồn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khảo</w:t>
      </w:r>
      <w:proofErr w:type="spellEnd"/>
    </w:p>
    <w:p w14:paraId="064BF148" w14:textId="6C01BCFB" w:rsidR="00EB2529" w:rsidRP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Nếu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internet </w:t>
      </w:r>
      <w:proofErr w:type="spellStart"/>
      <w:r>
        <w:rPr>
          <w:color w:val="000000" w:themeColor="text1"/>
          <w:sz w:val="26"/>
          <w:szCs w:val="26"/>
        </w:rPr>
        <w:t>thì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quá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dài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đ</w:t>
      </w:r>
      <w:r>
        <w:rPr>
          <w:color w:val="000000" w:themeColor="text1"/>
          <w:sz w:val="26"/>
          <w:szCs w:val="26"/>
          <w:lang w:val="vi-VN"/>
        </w:rPr>
        <w:t>ế</w:t>
      </w:r>
      <w:r>
        <w:rPr>
          <w:color w:val="000000" w:themeColor="text1"/>
          <w:sz w:val="26"/>
          <w:szCs w:val="26"/>
        </w:rPr>
        <w:t xml:space="preserve">n 3 </w:t>
      </w:r>
      <w:r>
        <w:rPr>
          <w:color w:val="000000" w:themeColor="text1"/>
          <w:sz w:val="26"/>
          <w:szCs w:val="26"/>
          <w:lang w:val="vi-VN"/>
        </w:rPr>
        <w:t>mức và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dấu</w:t>
      </w:r>
      <w:proofErr w:type="spellEnd"/>
      <w:r>
        <w:rPr>
          <w:color w:val="000000" w:themeColor="text1"/>
          <w:sz w:val="26"/>
          <w:szCs w:val="26"/>
        </w:rPr>
        <w:t xml:space="preserve"> 3 </w:t>
      </w:r>
      <w:proofErr w:type="spellStart"/>
      <w:r>
        <w:rPr>
          <w:color w:val="000000" w:themeColor="text1"/>
          <w:sz w:val="26"/>
          <w:szCs w:val="26"/>
        </w:rPr>
        <w:t>chấm</w:t>
      </w:r>
      <w:proofErr w:type="spellEnd"/>
      <w:r>
        <w:rPr>
          <w:color w:val="000000" w:themeColor="text1"/>
          <w:sz w:val="26"/>
          <w:szCs w:val="26"/>
          <w:lang w:val="vi-VN"/>
        </w:rPr>
        <w:t xml:space="preserve"> sau cùng </w:t>
      </w:r>
      <w:r>
        <w:rPr>
          <w:color w:val="000000" w:themeColor="text1"/>
          <w:sz w:val="26"/>
          <w:szCs w:val="26"/>
        </w:rPr>
        <w:t>(VD: www.diabetes.retinopathy...)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  <w:gridCol w:w="4394"/>
      </w:tblGrid>
      <w:tr w:rsidR="008F21D8" w14:paraId="08AACF9F" w14:textId="77777777" w:rsidTr="008F21D8">
        <w:tc>
          <w:tcPr>
            <w:tcW w:w="4498" w:type="dxa"/>
          </w:tcPr>
          <w:p w14:paraId="27342925" w14:textId="5E740702" w:rsidR="008F21D8" w:rsidRPr="008F21D8" w:rsidRDefault="008F21D8" w:rsidP="008F21D8">
            <w:pPr>
              <w:spacing w:after="160" w:line="259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</w:pPr>
            <w:ins w:id="59" w:author="Microsoft Office User" w:date="2026-08-20T13:02:00Z">
              <w:r w:rsidRPr="0083427B">
                <w:rPr>
                  <w:noProof/>
                  <w:sz w:val="26"/>
                  <w:szCs w:val="26"/>
                  <w:rPrChange w:id="60" w:author="Unknown">
                    <w:rPr>
                      <w:noProof/>
                    </w:rPr>
                  </w:rPrChange>
                </w:rPr>
                <w:drawing>
                  <wp:inline distT="0" distB="0" distL="0" distR="0" wp14:anchorId="243DB71D" wp14:editId="07AA63AA">
                    <wp:extent cx="2484720" cy="2085278"/>
                    <wp:effectExtent l="0" t="0" r="0" b="0"/>
                    <wp:docPr id="900416858" name="Picture 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00416858" name="Picture 900416858"/>
                            <pic:cNvPicPr/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87963" cy="2088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  <w:tc>
          <w:tcPr>
            <w:tcW w:w="4499" w:type="dxa"/>
          </w:tcPr>
          <w:p w14:paraId="171B2D70" w14:textId="4338C0FF" w:rsidR="008F21D8" w:rsidRPr="008F21D8" w:rsidRDefault="008F21D8" w:rsidP="008F21D8">
            <w:pPr>
              <w:spacing w:after="160" w:line="259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</w:pPr>
            <w:ins w:id="61" w:author="Microsoft Office User" w:date="2026-08-20T13:02:00Z">
              <w:r w:rsidRPr="0083427B">
                <w:rPr>
                  <w:noProof/>
                  <w:sz w:val="26"/>
                  <w:szCs w:val="26"/>
                  <w:rPrChange w:id="62" w:author="Unknown">
                    <w:rPr>
                      <w:noProof/>
                    </w:rPr>
                  </w:rPrChange>
                </w:rPr>
                <w:drawing>
                  <wp:inline distT="0" distB="0" distL="0" distR="0" wp14:anchorId="7350C768" wp14:editId="7CFED9A3">
                    <wp:extent cx="2486722" cy="2085278"/>
                    <wp:effectExtent l="0" t="0" r="8890" b="0"/>
                    <wp:docPr id="243365284" name="Picture 2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43365284" name="Picture 243365284"/>
                            <pic:cNvPicPr/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89968" cy="2088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8F21D8" w14:paraId="2D9B066B" w14:textId="77777777" w:rsidTr="008F21D8">
        <w:tc>
          <w:tcPr>
            <w:tcW w:w="4498" w:type="dxa"/>
          </w:tcPr>
          <w:p w14:paraId="1BEBC781" w14:textId="455A39F4" w:rsidR="008F21D8" w:rsidRPr="008F21D8" w:rsidRDefault="008F21D8" w:rsidP="008F21D8">
            <w:pPr>
              <w:spacing w:after="160" w:line="259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</w:pPr>
            <w:r w:rsidRPr="008F21D8"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  <w:t>A</w:t>
            </w:r>
          </w:p>
        </w:tc>
        <w:tc>
          <w:tcPr>
            <w:tcW w:w="4499" w:type="dxa"/>
          </w:tcPr>
          <w:p w14:paraId="3F5150F1" w14:textId="316E240E" w:rsidR="008F21D8" w:rsidRPr="008F21D8" w:rsidRDefault="008F21D8" w:rsidP="008F21D8">
            <w:pPr>
              <w:spacing w:after="160" w:line="259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</w:pPr>
            <w:r w:rsidRPr="008F21D8"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  <w:t>B</w:t>
            </w:r>
          </w:p>
        </w:tc>
      </w:tr>
    </w:tbl>
    <w:p w14:paraId="72910F16" w14:textId="7D6D28E4" w:rsidR="008F21D8" w:rsidRPr="0083427B" w:rsidRDefault="008F21D8" w:rsidP="008F21D8">
      <w:pPr>
        <w:pStyle w:val="Heading4"/>
        <w:spacing w:before="0" w:line="312" w:lineRule="auto"/>
        <w:jc w:val="center"/>
        <w:rPr>
          <w:ins w:id="63" w:author="Microsoft Office User" w:date="2026-08-20T11:43:00Z"/>
          <w:b/>
          <w:iCs/>
          <w:color w:val="auto"/>
          <w:szCs w:val="26"/>
        </w:rPr>
      </w:pPr>
      <w:bookmarkStart w:id="64" w:name="_Toc238222270"/>
      <w:proofErr w:type="spellStart"/>
      <w:ins w:id="65" w:author="Microsoft Office User" w:date="2026-08-20T11:43:00Z">
        <w:r w:rsidRPr="0083427B">
          <w:rPr>
            <w:b/>
            <w:color w:val="auto"/>
            <w:szCs w:val="26"/>
          </w:rPr>
          <w:t>Hình</w:t>
        </w:r>
        <w:proofErr w:type="spellEnd"/>
        <w:r w:rsidRPr="0083427B">
          <w:rPr>
            <w:b/>
            <w:color w:val="auto"/>
            <w:szCs w:val="26"/>
          </w:rPr>
          <w:t xml:space="preserve"> 3.16.</w:t>
        </w:r>
      </w:ins>
      <w:r>
        <w:rPr>
          <w:b/>
          <w:color w:val="auto"/>
          <w:szCs w:val="26"/>
        </w:rPr>
        <w:t xml:space="preserve"> </w:t>
      </w:r>
      <w:proofErr w:type="spellStart"/>
      <w:r>
        <w:rPr>
          <w:b/>
          <w:color w:val="auto"/>
          <w:szCs w:val="26"/>
        </w:rPr>
        <w:t>C</w:t>
      </w:r>
      <w:ins w:id="66" w:author="Microsoft Office User" w:date="2026-08-20T11:43:00Z">
        <w:r w:rsidRPr="0083427B">
          <w:rPr>
            <w:b/>
            <w:color w:val="auto"/>
            <w:szCs w:val="26"/>
          </w:rPr>
          <w:t>hụp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màu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đáy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mắt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và</w:t>
        </w:r>
        <w:proofErr w:type="spellEnd"/>
        <w:r w:rsidRPr="0083427B">
          <w:rPr>
            <w:b/>
            <w:color w:val="auto"/>
            <w:szCs w:val="26"/>
          </w:rPr>
          <w:t xml:space="preserve"> OCT </w:t>
        </w:r>
        <w:proofErr w:type="spellStart"/>
        <w:r w:rsidRPr="0083427B">
          <w:rPr>
            <w:b/>
            <w:color w:val="auto"/>
            <w:szCs w:val="26"/>
          </w:rPr>
          <w:t>trước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điều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trị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bookmarkEnd w:id="64"/>
      </w:ins>
    </w:p>
    <w:p w14:paraId="306FF37B" w14:textId="60123C5E" w:rsidR="00E106F2" w:rsidRPr="008F21D8" w:rsidRDefault="008F21D8" w:rsidP="00D5583D">
      <w:pPr>
        <w:pStyle w:val="ListParagraph"/>
        <w:numPr>
          <w:ilvl w:val="0"/>
          <w:numId w:val="46"/>
        </w:numPr>
        <w:spacing w:after="160" w:line="259" w:lineRule="auto"/>
        <w:jc w:val="center"/>
        <w:rPr>
          <w:i/>
          <w:iCs/>
          <w:color w:val="000000" w:themeColor="text1"/>
          <w:sz w:val="26"/>
          <w:szCs w:val="26"/>
        </w:rPr>
      </w:pPr>
      <w:proofErr w:type="spellStart"/>
      <w:r w:rsidRPr="008F21D8">
        <w:rPr>
          <w:i/>
          <w:iCs/>
          <w:sz w:val="26"/>
          <w:szCs w:val="26"/>
        </w:rPr>
        <w:t>Chụp</w:t>
      </w:r>
      <w:proofErr w:type="spellEnd"/>
      <w:ins w:id="67" w:author="Microsoft Office User" w:date="2026-08-20T11:43:00Z"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màu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đáy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mắt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trước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điều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trị</w:t>
        </w:r>
        <w:proofErr w:type="spellEnd"/>
        <w:r w:rsidRPr="008F21D8">
          <w:rPr>
            <w:i/>
            <w:iCs/>
            <w:sz w:val="26"/>
            <w:szCs w:val="26"/>
          </w:rPr>
          <w:t xml:space="preserve">: </w:t>
        </w:r>
        <w:proofErr w:type="spellStart"/>
        <w:r w:rsidRPr="008F21D8">
          <w:rPr>
            <w:i/>
            <w:iCs/>
            <w:sz w:val="26"/>
            <w:szCs w:val="26"/>
          </w:rPr>
          <w:t>Gai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thị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phù</w:t>
        </w:r>
        <w:proofErr w:type="spellEnd"/>
        <w:r w:rsidRPr="008F21D8">
          <w:rPr>
            <w:i/>
            <w:iCs/>
            <w:sz w:val="26"/>
            <w:szCs w:val="26"/>
          </w:rPr>
          <w:t xml:space="preserve">, </w:t>
        </w:r>
        <w:proofErr w:type="spellStart"/>
        <w:r w:rsidRPr="008F21D8">
          <w:rPr>
            <w:i/>
            <w:iCs/>
            <w:sz w:val="26"/>
            <w:szCs w:val="26"/>
          </w:rPr>
          <w:t>bờ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mờ</w:t>
        </w:r>
        <w:proofErr w:type="spellEnd"/>
        <w:r w:rsidRPr="008F21D8">
          <w:rPr>
            <w:i/>
            <w:iCs/>
            <w:sz w:val="26"/>
            <w:szCs w:val="26"/>
          </w:rPr>
          <w:t xml:space="preserve">, </w:t>
        </w:r>
        <w:proofErr w:type="spellStart"/>
        <w:r w:rsidRPr="008F21D8">
          <w:rPr>
            <w:i/>
            <w:iCs/>
            <w:sz w:val="26"/>
            <w:szCs w:val="26"/>
          </w:rPr>
          <w:t>cương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tụ</w:t>
        </w:r>
        <w:proofErr w:type="spellEnd"/>
        <w:r w:rsidRPr="008F21D8">
          <w:rPr>
            <w:i/>
            <w:iCs/>
            <w:sz w:val="26"/>
            <w:szCs w:val="26"/>
          </w:rPr>
          <w:t xml:space="preserve">, bong </w:t>
        </w:r>
        <w:proofErr w:type="spellStart"/>
        <w:r w:rsidRPr="008F21D8">
          <w:rPr>
            <w:i/>
            <w:iCs/>
            <w:sz w:val="26"/>
            <w:szCs w:val="26"/>
          </w:rPr>
          <w:t>thanh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dịch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hoàng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điểm</w:t>
        </w:r>
      </w:ins>
      <w:proofErr w:type="spellEnd"/>
      <w:r w:rsidRPr="008F21D8">
        <w:rPr>
          <w:i/>
          <w:iCs/>
          <w:sz w:val="26"/>
          <w:szCs w:val="26"/>
        </w:rPr>
        <w:t xml:space="preserve">. </w:t>
      </w:r>
      <w:ins w:id="68" w:author="Microsoft Office User" w:date="2026-08-20T11:43:00Z">
        <w:r w:rsidRPr="008F21D8">
          <w:rPr>
            <w:i/>
            <w:iCs/>
            <w:sz w:val="26"/>
            <w:szCs w:val="26"/>
          </w:rPr>
          <w:t>B</w:t>
        </w:r>
      </w:ins>
      <w:r w:rsidRPr="008F21D8">
        <w:rPr>
          <w:i/>
          <w:iCs/>
          <w:sz w:val="26"/>
          <w:szCs w:val="26"/>
        </w:rPr>
        <w:t>.</w:t>
      </w:r>
      <w:ins w:id="69" w:author="Microsoft Office User" w:date="2026-08-20T11:43:00Z">
        <w:r w:rsidRPr="008F21D8">
          <w:rPr>
            <w:i/>
            <w:iCs/>
            <w:sz w:val="26"/>
            <w:szCs w:val="26"/>
          </w:rPr>
          <w:t xml:space="preserve"> OCT </w:t>
        </w:r>
        <w:proofErr w:type="spellStart"/>
        <w:r w:rsidRPr="008F21D8">
          <w:rPr>
            <w:i/>
            <w:iCs/>
            <w:sz w:val="26"/>
            <w:szCs w:val="26"/>
          </w:rPr>
          <w:t>trước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điều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trị</w:t>
        </w:r>
        <w:proofErr w:type="spellEnd"/>
        <w:r w:rsidRPr="008F21D8">
          <w:rPr>
            <w:i/>
            <w:iCs/>
            <w:sz w:val="26"/>
            <w:szCs w:val="26"/>
          </w:rPr>
          <w:t xml:space="preserve">: </w:t>
        </w:r>
        <w:proofErr w:type="spellStart"/>
        <w:r w:rsidRPr="008F21D8">
          <w:rPr>
            <w:i/>
            <w:iCs/>
            <w:sz w:val="26"/>
            <w:szCs w:val="26"/>
          </w:rPr>
          <w:t>Chiều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dày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võng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mạc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trung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tâm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tăng</w:t>
        </w:r>
        <w:proofErr w:type="spellEnd"/>
        <w:r w:rsidRPr="008F21D8">
          <w:rPr>
            <w:i/>
            <w:iCs/>
            <w:sz w:val="26"/>
            <w:szCs w:val="26"/>
          </w:rPr>
          <w:t xml:space="preserve">, </w:t>
        </w:r>
        <w:proofErr w:type="spellStart"/>
        <w:r w:rsidRPr="008F21D8">
          <w:rPr>
            <w:i/>
            <w:iCs/>
            <w:sz w:val="26"/>
            <w:szCs w:val="26"/>
          </w:rPr>
          <w:t>chấm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trăng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phản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xạ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trong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võng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mạc</w:t>
        </w:r>
      </w:ins>
      <w:proofErr w:type="spellEnd"/>
      <w:ins w:id="70" w:author="Microsoft Office User" w:date="2026-08-21T10:16:00Z">
        <w:r w:rsidRPr="008F21D8">
          <w:rPr>
            <w:i/>
            <w:iCs/>
            <w:sz w:val="26"/>
            <w:szCs w:val="26"/>
          </w:rPr>
          <w:t xml:space="preserve">, </w:t>
        </w:r>
        <w:proofErr w:type="spellStart"/>
        <w:r w:rsidRPr="008F21D8">
          <w:rPr>
            <w:i/>
            <w:iCs/>
            <w:sz w:val="26"/>
            <w:szCs w:val="26"/>
          </w:rPr>
          <w:t>chiều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dày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võng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mạc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trung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tâm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vùng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hoàng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điểm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là</w:t>
        </w:r>
        <w:proofErr w:type="spellEnd"/>
        <w:r w:rsidRPr="008F21D8">
          <w:rPr>
            <w:i/>
            <w:iCs/>
            <w:sz w:val="26"/>
            <w:szCs w:val="26"/>
          </w:rPr>
          <w:t xml:space="preserve"> 714 µm</w:t>
        </w:r>
      </w:ins>
      <w:r>
        <w:rPr>
          <w:i/>
          <w:iCs/>
          <w:sz w:val="26"/>
          <w:szCs w:val="26"/>
        </w:rPr>
        <w:t>.</w:t>
      </w:r>
    </w:p>
    <w:p w14:paraId="0E4C294A" w14:textId="50026A07" w:rsidR="008F21D8" w:rsidRDefault="008F21D8" w:rsidP="008F21D8">
      <w:pPr>
        <w:pStyle w:val="Heading1"/>
        <w:rPr>
          <w:rFonts w:eastAsia="AdvP7B72"/>
          <w:b w:val="0"/>
          <w:bCs/>
          <w:i/>
          <w:iCs/>
          <w:sz w:val="26"/>
          <w:vertAlign w:val="superscript"/>
          <w:lang w:eastAsia="zh-CN"/>
        </w:rPr>
      </w:pPr>
      <w:bookmarkStart w:id="71" w:name="_Toc238222218"/>
      <w:bookmarkStart w:id="72" w:name="_Toc238206896"/>
      <w:r w:rsidRPr="0083427B">
        <w:rPr>
          <w:b w:val="0"/>
          <w:i/>
          <w:iCs/>
          <w:color w:val="222222"/>
          <w:shd w:val="clear" w:color="auto" w:fill="FFFFFF"/>
        </w:rPr>
        <w:t>Nguồn:</w:t>
      </w:r>
      <w:r>
        <w:rPr>
          <w:b w:val="0"/>
          <w:i/>
          <w:iCs/>
          <w:color w:val="222222"/>
          <w:shd w:val="clear" w:color="auto" w:fill="FFFFFF"/>
          <w:lang w:val="en-US"/>
        </w:rPr>
        <w:t xml:space="preserve"> </w:t>
      </w:r>
      <w:ins w:id="73" w:author="May-02" w:date="2026-08-21T12:21:00Z">
        <w:r w:rsidRPr="0083427B">
          <w:rPr>
            <w:rFonts w:eastAsia="AdvP7B72"/>
            <w:b w:val="0"/>
            <w:bCs/>
            <w:i/>
            <w:iCs/>
            <w:sz w:val="26"/>
            <w:lang w:eastAsia="zh-CN"/>
            <w:rPrChange w:id="74" w:author="May-02" w:date="2026-08-21T12:21:00Z">
              <w:rPr>
                <w:rFonts w:eastAsia="AdvP7B72"/>
                <w:b w:val="0"/>
                <w:bCs/>
                <w:i/>
                <w:iCs/>
                <w:sz w:val="24"/>
                <w:szCs w:val="24"/>
                <w:lang w:val="en-US" w:eastAsia="zh-CN"/>
              </w:rPr>
            </w:rPrChange>
          </w:rPr>
          <w:t>J Neuro-Ophthalmol</w:t>
        </w:r>
      </w:ins>
      <w:bookmarkEnd w:id="71"/>
      <w:r>
        <w:rPr>
          <w:rFonts w:eastAsia="AdvP7B72"/>
          <w:b w:val="0"/>
          <w:bCs/>
          <w:i/>
          <w:iCs/>
          <w:sz w:val="26"/>
          <w:lang w:val="en-US" w:eastAsia="zh-CN"/>
        </w:rPr>
        <w:t xml:space="preserve">, Jacob </w:t>
      </w:r>
      <w:proofErr w:type="spellStart"/>
      <w:r>
        <w:rPr>
          <w:rFonts w:eastAsia="AdvP7B72"/>
          <w:b w:val="0"/>
          <w:bCs/>
          <w:i/>
          <w:iCs/>
          <w:sz w:val="26"/>
          <w:lang w:val="en-US" w:eastAsia="zh-CN"/>
        </w:rPr>
        <w:t>và</w:t>
      </w:r>
      <w:proofErr w:type="spellEnd"/>
      <w:r>
        <w:rPr>
          <w:rFonts w:eastAsia="AdvP7B72"/>
          <w:b w:val="0"/>
          <w:bCs/>
          <w:i/>
          <w:iCs/>
          <w:sz w:val="26"/>
          <w:lang w:val="en-US" w:eastAsia="zh-CN"/>
        </w:rPr>
        <w:t xml:space="preserve"> </w:t>
      </w:r>
      <w:proofErr w:type="spellStart"/>
      <w:r>
        <w:rPr>
          <w:rFonts w:eastAsia="AdvP7B72"/>
          <w:b w:val="0"/>
          <w:bCs/>
          <w:i/>
          <w:iCs/>
          <w:sz w:val="26"/>
          <w:lang w:val="en-US" w:eastAsia="zh-CN"/>
        </w:rPr>
        <w:t>cộng</w:t>
      </w:r>
      <w:proofErr w:type="spellEnd"/>
      <w:r>
        <w:rPr>
          <w:rFonts w:eastAsia="AdvP7B72"/>
          <w:b w:val="0"/>
          <w:bCs/>
          <w:i/>
          <w:iCs/>
          <w:sz w:val="26"/>
          <w:lang w:val="en-US" w:eastAsia="zh-CN"/>
        </w:rPr>
        <w:t xml:space="preserve"> </w:t>
      </w:r>
      <w:proofErr w:type="spellStart"/>
      <w:r>
        <w:rPr>
          <w:rFonts w:eastAsia="AdvP7B72"/>
          <w:b w:val="0"/>
          <w:bCs/>
          <w:i/>
          <w:iCs/>
          <w:sz w:val="26"/>
          <w:lang w:val="en-US" w:eastAsia="zh-CN"/>
        </w:rPr>
        <w:t>sự</w:t>
      </w:r>
      <w:proofErr w:type="spellEnd"/>
      <w:r>
        <w:rPr>
          <w:rFonts w:eastAsia="AdvP7B72"/>
          <w:b w:val="0"/>
          <w:bCs/>
          <w:i/>
          <w:iCs/>
          <w:sz w:val="26"/>
          <w:lang w:val="en-US" w:eastAsia="zh-CN"/>
        </w:rPr>
        <w:t xml:space="preserve"> (2001)</w:t>
      </w:r>
      <w:r>
        <w:rPr>
          <w:rFonts w:eastAsia="AdvP7B72"/>
          <w:b w:val="0"/>
          <w:bCs/>
          <w:i/>
          <w:iCs/>
          <w:sz w:val="26"/>
          <w:vertAlign w:val="superscript"/>
          <w:lang w:val="en-US" w:eastAsia="zh-CN"/>
        </w:rPr>
        <w:t>23</w:t>
      </w:r>
      <w:del w:id="75" w:author="May-02" w:date="2026-08-21T12:21:00Z">
        <w:r w:rsidRPr="0083427B" w:rsidDel="000C49BD">
          <w:rPr>
            <w:rFonts w:eastAsia="Times New Roman"/>
            <w:b w:val="0"/>
            <w:i/>
            <w:iCs/>
            <w:color w:val="000000"/>
            <w:kern w:val="36"/>
          </w:rPr>
          <w:delText>Multimodal Imaging in Idiopathic Neuroretinitis with Localized Choroidal Insufficiency: A Case Report</w:delText>
        </w:r>
      </w:del>
      <w:bookmarkEnd w:id="72"/>
    </w:p>
    <w:p w14:paraId="56910855" w14:textId="77777777" w:rsidR="00EB2529" w:rsidRDefault="00EB2529" w:rsidP="00EB2529">
      <w:pPr>
        <w:rPr>
          <w:lang w:val="vi-VN" w:eastAsia="zh-CN"/>
        </w:rPr>
      </w:pPr>
    </w:p>
    <w:p w14:paraId="43D53B20" w14:textId="60218A5F" w:rsidR="00B3193B" w:rsidRDefault="00B3193B">
      <w:pPr>
        <w:spacing w:after="160" w:line="259" w:lineRule="auto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br w:type="page"/>
      </w:r>
    </w:p>
    <w:p w14:paraId="01C6556D" w14:textId="77777777" w:rsidR="00EB2529" w:rsidRPr="00EB2529" w:rsidRDefault="00EB2529" w:rsidP="00EB2529">
      <w:pPr>
        <w:rPr>
          <w:sz w:val="26"/>
          <w:szCs w:val="26"/>
          <w:lang w:val="vi-VN" w:eastAsia="zh-CN"/>
        </w:rPr>
      </w:pPr>
    </w:p>
    <w:p w14:paraId="01EFBB1F" w14:textId="474A75E3" w:rsidR="00B3193B" w:rsidRDefault="00B3193B">
      <w:pPr>
        <w:spacing w:after="160" w:line="259" w:lineRule="auto"/>
        <w:rPr>
          <w:b/>
          <w:bCs/>
          <w:sz w:val="26"/>
          <w:szCs w:val="26"/>
          <w:lang w:val="vi-VN" w:eastAsia="zh-CN"/>
        </w:rPr>
      </w:pPr>
      <w:r w:rsidRPr="00B3193B">
        <w:rPr>
          <w:b/>
          <w:bCs/>
          <w:sz w:val="26"/>
          <w:szCs w:val="26"/>
          <w:lang w:val="vi-VN" w:eastAsia="zh-CN"/>
        </w:rPr>
        <w:t>Với Bảng biểu t</w:t>
      </w:r>
      <w:r>
        <w:rPr>
          <w:b/>
          <w:bCs/>
          <w:sz w:val="26"/>
          <w:szCs w:val="26"/>
          <w:lang w:val="vi-VN" w:eastAsia="zh-CN"/>
        </w:rPr>
        <w:t>r</w:t>
      </w:r>
      <w:r w:rsidRPr="00B3193B">
        <w:rPr>
          <w:b/>
          <w:bCs/>
          <w:sz w:val="26"/>
          <w:szCs w:val="26"/>
          <w:lang w:val="vi-VN" w:eastAsia="zh-CN"/>
        </w:rPr>
        <w:t>ích dẫn từ nơi khác, cách trình bày cũng tương tự</w:t>
      </w:r>
    </w:p>
    <w:p w14:paraId="130B96B7" w14:textId="24E07951" w:rsidR="00B3193B" w:rsidRDefault="00B3193B" w:rsidP="00B3193B">
      <w:pPr>
        <w:spacing w:after="160" w:line="259" w:lineRule="auto"/>
        <w:jc w:val="center"/>
        <w:rPr>
          <w:b/>
          <w:bCs/>
          <w:sz w:val="26"/>
          <w:szCs w:val="26"/>
          <w:lang w:val="vi-VN" w:eastAsia="zh-CN"/>
        </w:rPr>
      </w:pPr>
      <w:r>
        <w:rPr>
          <w:b/>
          <w:bCs/>
          <w:sz w:val="26"/>
          <w:szCs w:val="26"/>
          <w:lang w:val="vi-VN" w:eastAsia="zh-CN"/>
        </w:rPr>
        <w:t>Bảng 1.1. Phân độ sụp mi</w:t>
      </w:r>
    </w:p>
    <w:p w14:paraId="1873243F" w14:textId="138534FD" w:rsidR="00B3193B" w:rsidRPr="00B3193B" w:rsidRDefault="00B3193B" w:rsidP="00B3193B">
      <w:pPr>
        <w:spacing w:after="160" w:line="259" w:lineRule="auto"/>
        <w:jc w:val="center"/>
        <w:rPr>
          <w:i/>
          <w:iCs/>
          <w:sz w:val="26"/>
          <w:szCs w:val="26"/>
          <w:vertAlign w:val="superscript"/>
          <w:lang w:val="vi-VN" w:eastAsia="zh-CN"/>
        </w:rPr>
      </w:pPr>
      <w:r w:rsidRPr="00B3193B">
        <w:rPr>
          <w:i/>
          <w:iCs/>
          <w:sz w:val="26"/>
          <w:szCs w:val="26"/>
          <w:lang w:val="vi-VN" w:eastAsia="zh-CN"/>
        </w:rPr>
        <w:t>Nguồn: Beard và cộng sự (1996)</w:t>
      </w:r>
      <w:r w:rsidRPr="00B3193B">
        <w:rPr>
          <w:i/>
          <w:iCs/>
          <w:sz w:val="26"/>
          <w:szCs w:val="26"/>
          <w:vertAlign w:val="superscript"/>
          <w:lang w:val="vi-VN" w:eastAsia="zh-CN"/>
        </w:rPr>
        <w:t>12</w:t>
      </w:r>
    </w:p>
    <w:p w14:paraId="2E3A55E1" w14:textId="01D8C16D" w:rsidR="00B3193B" w:rsidRPr="00B3193B" w:rsidRDefault="00B3193B" w:rsidP="00B3193B">
      <w:pPr>
        <w:spacing w:after="160" w:line="259" w:lineRule="auto"/>
        <w:jc w:val="center"/>
        <w:rPr>
          <w:b/>
          <w:bCs/>
          <w:sz w:val="26"/>
          <w:szCs w:val="26"/>
          <w:lang w:val="vi-VN" w:eastAsia="zh-CN"/>
        </w:rPr>
      </w:pPr>
      <w:r w:rsidRPr="00B3193B">
        <w:rPr>
          <w:b/>
          <w:bCs/>
          <w:noProof/>
          <w:sz w:val="26"/>
          <w:szCs w:val="26"/>
        </w:rPr>
        <w:drawing>
          <wp:inline distT="0" distB="0" distL="0" distR="0" wp14:anchorId="73812AB7" wp14:editId="3D50B08F">
            <wp:extent cx="3153215" cy="1305107"/>
            <wp:effectExtent l="0" t="0" r="9525" b="9525"/>
            <wp:docPr id="94466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64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0FDA" w14:textId="30C7F431" w:rsidR="009C3D93" w:rsidRDefault="009C3D93">
      <w:pPr>
        <w:spacing w:after="160" w:line="259" w:lineRule="auto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br w:type="page"/>
      </w:r>
    </w:p>
    <w:p w14:paraId="442DBD53" w14:textId="1E9CE9F8" w:rsidR="00EB2529" w:rsidRPr="00EB2529" w:rsidRDefault="00EB2529" w:rsidP="00EB2529">
      <w:pPr>
        <w:rPr>
          <w:sz w:val="26"/>
          <w:szCs w:val="26"/>
          <w:lang w:val="vi-VN" w:eastAsia="zh-CN"/>
        </w:rPr>
      </w:pPr>
      <w:r w:rsidRPr="00EB2529">
        <w:rPr>
          <w:sz w:val="26"/>
          <w:szCs w:val="26"/>
          <w:lang w:val="vi-VN" w:eastAsia="zh-CN"/>
        </w:rPr>
        <w:lastRenderedPageBreak/>
        <w:t xml:space="preserve">Hoặc </w:t>
      </w:r>
      <w:r w:rsidR="009C3D93">
        <w:rPr>
          <w:sz w:val="26"/>
          <w:szCs w:val="26"/>
          <w:lang w:val="vi-VN" w:eastAsia="zh-CN"/>
        </w:rPr>
        <w:t xml:space="preserve">hình </w:t>
      </w:r>
      <w:r w:rsidRPr="00EB2529">
        <w:rPr>
          <w:sz w:val="26"/>
          <w:szCs w:val="26"/>
          <w:lang w:val="vi-VN" w:eastAsia="zh-CN"/>
        </w:rPr>
        <w:t>ảnh lấy từ internet</w:t>
      </w:r>
    </w:p>
    <w:p w14:paraId="5E604C94" w14:textId="77777777" w:rsidR="00EB2529" w:rsidRDefault="00EB2529" w:rsidP="00EB2529">
      <w:pPr>
        <w:rPr>
          <w:lang w:val="vi-VN" w:eastAsia="zh-CN"/>
        </w:rPr>
      </w:pPr>
    </w:p>
    <w:p w14:paraId="2375541E" w14:textId="5C17A6B3" w:rsidR="00EB2529" w:rsidRPr="00EB2529" w:rsidRDefault="00EB2529" w:rsidP="00EB2529">
      <w:pPr>
        <w:jc w:val="center"/>
        <w:rPr>
          <w:lang w:val="vi-VN" w:eastAsia="zh-CN"/>
        </w:rPr>
      </w:pPr>
      <w:bookmarkStart w:id="76" w:name="_Toc238222215"/>
      <w:ins w:id="77" w:author="May-02" w:date="2026-08-21T12:19:00Z">
        <w:r w:rsidRPr="0083427B">
          <w:rPr>
            <w:b/>
            <w:bCs/>
            <w:i/>
            <w:noProof/>
            <w:sz w:val="26"/>
            <w:szCs w:val="26"/>
            <w:rPrChange w:id="78" w:author="Unknown">
              <w:rPr>
                <w:noProof/>
              </w:rPr>
            </w:rPrChange>
          </w:rPr>
          <w:drawing>
            <wp:inline distT="0" distB="0" distL="0" distR="0" wp14:anchorId="1262FD1E" wp14:editId="3A634807">
              <wp:extent cx="5575935" cy="1773330"/>
              <wp:effectExtent l="0" t="0" r="5715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 rotWithShape="1">
                      <a:blip r:embed="rId17"/>
                      <a:srcRect t="10360" r="5789" b="40352"/>
                      <a:stretch/>
                    </pic:blipFill>
                    <pic:spPr bwMode="auto">
                      <a:xfrm>
                        <a:off x="0" y="0"/>
                        <a:ext cx="5575935" cy="177333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bookmarkEnd w:id="76"/>
    </w:p>
    <w:p w14:paraId="1CDBE188" w14:textId="1AD8B86D" w:rsidR="008F21D8" w:rsidRPr="008F21D8" w:rsidRDefault="008F21D8" w:rsidP="008F21D8">
      <w:pPr>
        <w:pStyle w:val="ListParagraph"/>
        <w:spacing w:after="160" w:line="259" w:lineRule="auto"/>
        <w:rPr>
          <w:i/>
          <w:iCs/>
          <w:color w:val="000000" w:themeColor="text1"/>
          <w:sz w:val="26"/>
          <w:szCs w:val="26"/>
        </w:rPr>
      </w:pPr>
    </w:p>
    <w:p w14:paraId="5C8CB95B" w14:textId="6A32D827" w:rsidR="00EB2529" w:rsidRPr="009C3D93" w:rsidRDefault="00EB2529">
      <w:pPr>
        <w:pStyle w:val="NormalWeb"/>
        <w:spacing w:beforeAutospacing="0" w:afterAutospacing="0" w:line="360" w:lineRule="auto"/>
        <w:ind w:right="-143" w:hanging="284"/>
        <w:jc w:val="both"/>
        <w:outlineLvl w:val="2"/>
        <w:rPr>
          <w:ins w:id="79" w:author="May-02" w:date="2026-08-21T11:51:00Z"/>
          <w:b/>
          <w:bCs/>
          <w:iCs/>
          <w:sz w:val="26"/>
          <w:szCs w:val="26"/>
          <w:lang w:val="vi-VN"/>
        </w:rPr>
        <w:pPrChange w:id="80" w:author="May-02" w:date="2026-08-21T12:20:00Z">
          <w:pPr>
            <w:pStyle w:val="NormalWeb"/>
            <w:spacing w:line="305" w:lineRule="auto"/>
            <w:jc w:val="both"/>
            <w:outlineLvl w:val="2"/>
          </w:pPr>
        </w:pPrChange>
      </w:pPr>
      <w:bookmarkStart w:id="81" w:name="_Toc238222216"/>
      <w:bookmarkStart w:id="82" w:name="_Toc205222441"/>
      <w:bookmarkStart w:id="83" w:name="_Toc220655235"/>
      <w:bookmarkStart w:id="84" w:name="_Toc238279166"/>
      <w:ins w:id="85" w:author="May-02" w:date="2026-08-21T11:51:00Z">
        <w:r w:rsidRPr="009C3D93">
          <w:rPr>
            <w:b/>
            <w:bCs/>
            <w:iCs/>
            <w:sz w:val="26"/>
            <w:szCs w:val="26"/>
            <w:lang w:val="vi-VN"/>
          </w:rPr>
          <w:t>Hình 1.2. Các thì chụp mạch huỳnh quang trong bệnh viêm võng mạc thị thần kinh</w:t>
        </w:r>
        <w:bookmarkEnd w:id="81"/>
      </w:ins>
    </w:p>
    <w:p w14:paraId="1DAFBC21" w14:textId="167F428F" w:rsidR="00EB2529" w:rsidRPr="0083427B" w:rsidRDefault="00EB2529" w:rsidP="00EB2529">
      <w:pPr>
        <w:pStyle w:val="Heading1"/>
        <w:rPr>
          <w:ins w:id="86" w:author="May-02" w:date="2026-08-21T11:51:00Z"/>
          <w:b w:val="0"/>
          <w:i/>
          <w:lang w:val="en-US"/>
          <w:rPrChange w:id="87" w:author="May-02" w:date="2026-08-21T11:52:00Z">
            <w:rPr>
              <w:ins w:id="88" w:author="May-02" w:date="2026-08-21T11:51:00Z"/>
              <w:i/>
              <w:lang w:val="en-US"/>
            </w:rPr>
          </w:rPrChange>
        </w:rPr>
      </w:pPr>
      <w:bookmarkStart w:id="89" w:name="_Toc238206895"/>
      <w:bookmarkStart w:id="90" w:name="_Toc238222217"/>
      <w:ins w:id="91" w:author="May-02" w:date="2026-08-21T11:51:00Z">
        <w:r w:rsidRPr="0083427B">
          <w:rPr>
            <w:b w:val="0"/>
            <w:bCs/>
            <w:i/>
            <w:sz w:val="26"/>
            <w:lang w:eastAsia="en-US"/>
            <w:rPrChange w:id="92" w:author="May-02" w:date="2026-08-21T11:52:00Z">
              <w:rPr>
                <w:rFonts w:eastAsia="SimSun"/>
                <w:b w:val="0"/>
                <w:bCs/>
                <w:i/>
                <w:sz w:val="24"/>
                <w:szCs w:val="24"/>
                <w:lang w:val="en-US" w:eastAsia="zh-CN"/>
              </w:rPr>
            </w:rPrChange>
          </w:rPr>
          <w:t>A. Thì sớm không cho thấy chậm đổ đầy động mạch hay thiếu tưới máu</w:t>
        </w:r>
      </w:ins>
      <w:r w:rsidR="009C3D93">
        <w:rPr>
          <w:b w:val="0"/>
          <w:bCs/>
          <w:i/>
          <w:sz w:val="26"/>
          <w:lang w:eastAsia="en-US"/>
        </w:rPr>
        <w:t>.</w:t>
      </w:r>
      <w:ins w:id="93" w:author="May-02" w:date="2026-08-21T11:51:00Z">
        <w:r w:rsidRPr="0083427B">
          <w:rPr>
            <w:b w:val="0"/>
            <w:bCs/>
            <w:i/>
            <w:sz w:val="26"/>
            <w:lang w:eastAsia="en-US"/>
            <w:rPrChange w:id="94" w:author="May-02" w:date="2026-08-21T11:52:00Z">
              <w:rPr>
                <w:rFonts w:eastAsia="SimSun"/>
                <w:b w:val="0"/>
                <w:bCs/>
                <w:i/>
                <w:sz w:val="24"/>
                <w:szCs w:val="24"/>
                <w:lang w:val="en-US" w:eastAsia="zh-CN"/>
              </w:rPr>
            </w:rPrChange>
          </w:rPr>
          <w:t xml:space="preserve"> B.  Thì giữa biểu hiện rò rỉ thuốc tại đĩa thị</w:t>
        </w:r>
      </w:ins>
      <w:r w:rsidR="009C3D93">
        <w:rPr>
          <w:b w:val="0"/>
          <w:bCs/>
          <w:i/>
          <w:sz w:val="26"/>
          <w:lang w:eastAsia="en-US"/>
        </w:rPr>
        <w:t>.</w:t>
      </w:r>
      <w:ins w:id="95" w:author="May-02" w:date="2026-08-21T11:51:00Z">
        <w:r w:rsidRPr="0083427B">
          <w:rPr>
            <w:b w:val="0"/>
            <w:bCs/>
            <w:i/>
            <w:sz w:val="26"/>
            <w:lang w:eastAsia="en-US"/>
            <w:rPrChange w:id="96" w:author="May-02" w:date="2026-08-21T11:52:00Z">
              <w:rPr>
                <w:rFonts w:eastAsia="SimSun"/>
                <w:b w:val="0"/>
                <w:bCs/>
                <w:i/>
                <w:sz w:val="24"/>
                <w:szCs w:val="24"/>
                <w:lang w:val="en-US" w:eastAsia="zh-CN"/>
              </w:rPr>
            </w:rPrChange>
          </w:rPr>
          <w:t xml:space="preserve"> C.  Thì cuối tăng huỳnh quang khu trú, lan dần ra võng mạc quanh gai theo thời gian quan sát</w:t>
        </w:r>
      </w:ins>
      <w:bookmarkEnd w:id="89"/>
      <w:bookmarkEnd w:id="90"/>
      <w:r w:rsidR="009C3D93">
        <w:rPr>
          <w:b w:val="0"/>
          <w:bCs/>
          <w:i/>
          <w:sz w:val="26"/>
          <w:lang w:eastAsia="en-US"/>
        </w:rPr>
        <w:t>.</w:t>
      </w:r>
    </w:p>
    <w:p w14:paraId="79D0F488" w14:textId="77777777" w:rsidR="00EB2529" w:rsidRPr="0041578C" w:rsidDel="00596438" w:rsidRDefault="00EB2529" w:rsidP="00EB2529">
      <w:pPr>
        <w:pStyle w:val="NormalWeb"/>
        <w:spacing w:beforeAutospacing="0" w:afterAutospacing="0" w:line="360" w:lineRule="auto"/>
        <w:ind w:right="-143" w:hanging="284"/>
        <w:jc w:val="center"/>
        <w:outlineLvl w:val="3"/>
        <w:rPr>
          <w:del w:id="97" w:author="May-02" w:date="2026-08-21T11:51:00Z"/>
          <w:i/>
          <w:sz w:val="26"/>
          <w:szCs w:val="26"/>
          <w:lang w:val="vi-VN"/>
        </w:rPr>
      </w:pPr>
      <w:del w:id="98" w:author="May-02" w:date="2026-08-21T11:51:00Z">
        <w:r w:rsidRPr="0041578C" w:rsidDel="00596438">
          <w:rPr>
            <w:i/>
            <w:sz w:val="26"/>
            <w:szCs w:val="26"/>
            <w:lang w:val="vi-VN"/>
          </w:rPr>
          <w:delText>Hình 1.2. Các thì chụp mạch huỳnh quang trong bệnh viêm võng mạc thị thần kinh</w:delText>
        </w:r>
      </w:del>
    </w:p>
    <w:p w14:paraId="60420E99" w14:textId="77777777" w:rsidR="00EB2529" w:rsidRPr="0041578C" w:rsidDel="00596438" w:rsidRDefault="00EB2529" w:rsidP="00EB2529">
      <w:pPr>
        <w:pStyle w:val="NormalWeb"/>
        <w:spacing w:beforeAutospacing="0" w:afterAutospacing="0" w:line="360" w:lineRule="auto"/>
        <w:ind w:left="-284" w:right="-284"/>
        <w:jc w:val="center"/>
        <w:rPr>
          <w:del w:id="99" w:author="May-02" w:date="2026-08-21T11:51:00Z"/>
          <w:i/>
          <w:color w:val="222222"/>
          <w:sz w:val="26"/>
          <w:szCs w:val="26"/>
          <w:shd w:val="clear" w:color="auto" w:fill="FFFFFF"/>
          <w:lang w:val="vi-VN"/>
        </w:rPr>
      </w:pPr>
      <w:del w:id="100" w:author="May-02" w:date="2026-08-21T11:51:00Z">
        <w:r w:rsidRPr="0041578C" w:rsidDel="00596438">
          <w:rPr>
            <w:i/>
            <w:sz w:val="26"/>
            <w:szCs w:val="26"/>
            <w:shd w:val="clear" w:color="auto" w:fill="FFFFFF"/>
          </w:rPr>
          <w:delText>D. Thì sớm không cho thấy chậm đổ đầy động mạch hay thiếu tưới máu, E</w:delText>
        </w:r>
        <w:r w:rsidRPr="0041578C" w:rsidDel="00596438">
          <w:rPr>
            <w:rFonts w:eastAsia="SimSun"/>
            <w:i/>
            <w:color w:val="222222"/>
            <w:sz w:val="26"/>
            <w:szCs w:val="26"/>
            <w:shd w:val="clear" w:color="auto" w:fill="FFFFFF"/>
            <w:lang w:eastAsia="zh-CN"/>
            <w:rPrChange w:id="101" w:author="May-02" w:date="2026-08-20T20:24:00Z">
              <w:rPr>
                <w:rFonts w:ascii="Arial" w:eastAsia="SimSun" w:hAnsi="Arial" w:cs="Arial"/>
                <w:color w:val="222222"/>
                <w:sz w:val="20"/>
                <w:szCs w:val="20"/>
                <w:shd w:val="clear" w:color="auto" w:fill="FFFFFF"/>
                <w:lang w:eastAsia="zh-CN"/>
              </w:rPr>
            </w:rPrChange>
          </w:rPr>
          <w:delText xml:space="preserve"> </w:delText>
        </w:r>
        <w:r w:rsidRPr="0041578C" w:rsidDel="00596438">
          <w:rPr>
            <w:i/>
            <w:color w:val="222222"/>
            <w:sz w:val="26"/>
            <w:szCs w:val="26"/>
            <w:shd w:val="clear" w:color="auto" w:fill="FFFFFF"/>
          </w:rPr>
          <w:delText>giai đoạn giữa cho thấy rò rỉ ở đĩa thị giác mà không có sự nhuộm màu muộn của thành tĩnh mạch.</w:delText>
        </w:r>
      </w:del>
    </w:p>
    <w:p w14:paraId="16C81D2F" w14:textId="79A74BD1" w:rsidR="00EB2529" w:rsidRPr="0041578C" w:rsidRDefault="00EB2529" w:rsidP="00EB2529">
      <w:pPr>
        <w:spacing w:after="160" w:line="259" w:lineRule="auto"/>
        <w:jc w:val="center"/>
        <w:rPr>
          <w:rFonts w:eastAsia="AdvP7B72"/>
          <w:i/>
          <w:sz w:val="26"/>
          <w:szCs w:val="26"/>
          <w:lang w:val="vi-VN" w:eastAsia="zh-CN"/>
        </w:rPr>
      </w:pPr>
      <w:proofErr w:type="spellStart"/>
      <w:r w:rsidRPr="0041578C">
        <w:rPr>
          <w:i/>
          <w:color w:val="222222"/>
          <w:shd w:val="clear" w:color="auto" w:fill="FFFFFF"/>
        </w:rPr>
        <w:t>Nguồn</w:t>
      </w:r>
      <w:proofErr w:type="spellEnd"/>
      <w:r w:rsidRPr="0041578C">
        <w:rPr>
          <w:i/>
          <w:color w:val="222222"/>
          <w:shd w:val="clear" w:color="auto" w:fill="FFFFFF"/>
        </w:rPr>
        <w:t>:</w:t>
      </w:r>
      <w:r w:rsidRPr="0041578C">
        <w:rPr>
          <w:rFonts w:eastAsia="AdvP7B72"/>
          <w:i/>
          <w:sz w:val="26"/>
          <w:szCs w:val="26"/>
          <w:lang w:val="vi-VN" w:eastAsia="zh-CN"/>
        </w:rPr>
        <w:t xml:space="preserve"> www.neuropathy.angiography</w:t>
      </w:r>
      <w:r w:rsidR="0041578C" w:rsidRPr="0041578C">
        <w:rPr>
          <w:rFonts w:eastAsia="AdvP7B72"/>
          <w:i/>
          <w:sz w:val="26"/>
          <w:szCs w:val="26"/>
          <w:lang w:val="vi-VN" w:eastAsia="zh-CN"/>
        </w:rPr>
        <w:t>.optic...</w:t>
      </w:r>
    </w:p>
    <w:p w14:paraId="7A5030E4" w14:textId="77777777" w:rsidR="00EB2529" w:rsidRDefault="00EB2529">
      <w:pPr>
        <w:spacing w:after="160" w:line="259" w:lineRule="auto"/>
        <w:rPr>
          <w:rFonts w:eastAsia="AdvP7B72"/>
          <w:b/>
          <w:bCs/>
          <w:i/>
          <w:iCs/>
          <w:sz w:val="26"/>
          <w:szCs w:val="26"/>
          <w:lang w:val="vi-VN" w:eastAsia="zh-CN"/>
        </w:rPr>
      </w:pPr>
      <w:r>
        <w:rPr>
          <w:rFonts w:eastAsia="AdvP7B72"/>
          <w:b/>
          <w:bCs/>
          <w:i/>
          <w:iCs/>
          <w:sz w:val="26"/>
          <w:szCs w:val="26"/>
          <w:lang w:val="vi-VN" w:eastAsia="zh-CN"/>
        </w:rPr>
        <w:br w:type="page"/>
      </w:r>
    </w:p>
    <w:p w14:paraId="78B9BAED" w14:textId="1378A7C0" w:rsidR="00C81489" w:rsidRPr="00CF3573" w:rsidRDefault="00C81489" w:rsidP="00547982">
      <w:pPr>
        <w:pStyle w:val="1a"/>
        <w:rPr>
          <w:color w:val="000000" w:themeColor="text1"/>
        </w:rPr>
      </w:pPr>
      <w:r w:rsidRPr="00CF3573">
        <w:rPr>
          <w:color w:val="000000" w:themeColor="text1"/>
        </w:rPr>
        <w:lastRenderedPageBreak/>
        <w:t>CHƯƠNG 2</w:t>
      </w:r>
      <w:bookmarkEnd w:id="82"/>
      <w:bookmarkEnd w:id="83"/>
      <w:bookmarkEnd w:id="84"/>
    </w:p>
    <w:p w14:paraId="0B5A7401" w14:textId="484ACD7B" w:rsidR="00D54F74" w:rsidRPr="00CF3573" w:rsidRDefault="00D54F74" w:rsidP="00547982">
      <w:pPr>
        <w:pStyle w:val="1a"/>
        <w:rPr>
          <w:color w:val="000000" w:themeColor="text1"/>
        </w:rPr>
      </w:pPr>
      <w:bookmarkStart w:id="102" w:name="_Toc204527620"/>
      <w:bookmarkStart w:id="103" w:name="_Toc205217906"/>
      <w:bookmarkStart w:id="104" w:name="_Toc205222442"/>
      <w:bookmarkStart w:id="105" w:name="_Toc220655236"/>
      <w:bookmarkStart w:id="106" w:name="_Toc238279167"/>
      <w:r w:rsidRPr="00CF3573">
        <w:rPr>
          <w:color w:val="000000" w:themeColor="text1"/>
        </w:rPr>
        <w:t>ĐỐI TƯỢNG VÀ PHƯƠNG PHÁP NGHIÊN CỨU</w:t>
      </w:r>
      <w:bookmarkEnd w:id="38"/>
      <w:bookmarkEnd w:id="39"/>
      <w:bookmarkEnd w:id="40"/>
      <w:bookmarkEnd w:id="102"/>
      <w:bookmarkEnd w:id="103"/>
      <w:bookmarkEnd w:id="104"/>
      <w:bookmarkEnd w:id="105"/>
      <w:bookmarkEnd w:id="106"/>
    </w:p>
    <w:p w14:paraId="12EE7FD6" w14:textId="77777777" w:rsidR="003608B7" w:rsidRPr="00CF3573" w:rsidRDefault="003608B7" w:rsidP="00C971D9">
      <w:pPr>
        <w:pStyle w:val="2a"/>
        <w:spacing w:line="360" w:lineRule="auto"/>
        <w:ind w:firstLine="567"/>
      </w:pPr>
      <w:bookmarkStart w:id="107" w:name="_Toc44537160"/>
      <w:bookmarkStart w:id="108" w:name="_Toc46329655"/>
      <w:bookmarkStart w:id="109" w:name="_Toc46330150"/>
      <w:bookmarkStart w:id="110" w:name="_Toc135990091"/>
      <w:bookmarkStart w:id="111" w:name="_Toc165418284"/>
      <w:bookmarkStart w:id="112" w:name="_Toc174543602"/>
      <w:bookmarkStart w:id="113" w:name="_Toc204525659"/>
      <w:bookmarkStart w:id="114" w:name="_Toc204525931"/>
      <w:bookmarkStart w:id="115" w:name="_Toc205222443"/>
    </w:p>
    <w:p w14:paraId="282103C3" w14:textId="7354D906" w:rsidR="00D54F74" w:rsidRPr="00CF3573" w:rsidRDefault="006E2901" w:rsidP="00547982">
      <w:pPr>
        <w:pStyle w:val="2a"/>
        <w:rPr>
          <w:i/>
        </w:rPr>
      </w:pPr>
      <w:bookmarkStart w:id="116" w:name="_Toc220655237"/>
      <w:bookmarkStart w:id="117" w:name="_Toc238279168"/>
      <w:r w:rsidRPr="00CF3573">
        <w:t xml:space="preserve">2.1. </w:t>
      </w:r>
      <w:r w:rsidR="00D54F74" w:rsidRPr="00CF3573">
        <w:t>Đối tượng nghiên cứu</w:t>
      </w:r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159A0890" w14:textId="5F634103" w:rsidR="00D54F74" w:rsidRDefault="006E2901" w:rsidP="00547982">
      <w:pPr>
        <w:pStyle w:val="3a"/>
        <w:spacing w:line="336" w:lineRule="auto"/>
        <w:rPr>
          <w:lang w:val="en-US"/>
        </w:rPr>
      </w:pPr>
      <w:bookmarkStart w:id="118" w:name="_Toc204525660"/>
      <w:bookmarkStart w:id="119" w:name="_Toc204525932"/>
      <w:bookmarkStart w:id="120" w:name="_Toc205222444"/>
      <w:bookmarkStart w:id="121" w:name="_Toc220655238"/>
      <w:bookmarkStart w:id="122" w:name="_Toc238279169"/>
      <w:r w:rsidRPr="00CF3573">
        <w:t xml:space="preserve">2.1.1. </w:t>
      </w:r>
      <w:r w:rsidR="00EB6FC2" w:rsidRPr="00CF3573">
        <w:t>Đối tượng</w:t>
      </w:r>
      <w:r w:rsidRPr="00CF3573">
        <w:t>, địa điểm, thời gian</w:t>
      </w:r>
      <w:r w:rsidR="00EB6FC2" w:rsidRPr="00CF3573">
        <w:t xml:space="preserve"> nghiên cứu</w:t>
      </w:r>
      <w:bookmarkEnd w:id="118"/>
      <w:bookmarkEnd w:id="119"/>
      <w:bookmarkEnd w:id="120"/>
      <w:bookmarkEnd w:id="121"/>
      <w:bookmarkEnd w:id="122"/>
    </w:p>
    <w:p w14:paraId="569F76EF" w14:textId="322783BC" w:rsidR="00E106F2" w:rsidRPr="00E106F2" w:rsidRDefault="00E106F2" w:rsidP="00547982">
      <w:pPr>
        <w:pStyle w:val="3a"/>
        <w:spacing w:line="336" w:lineRule="auto"/>
        <w:rPr>
          <w:lang w:val="en-US"/>
        </w:rPr>
      </w:pPr>
      <w:r>
        <w:rPr>
          <w:lang w:val="en-US"/>
        </w:rPr>
        <w:t>………..</w:t>
      </w:r>
    </w:p>
    <w:p w14:paraId="01E12C7C" w14:textId="24468D03" w:rsidR="007549FB" w:rsidRDefault="006E2901" w:rsidP="00547982">
      <w:pPr>
        <w:pStyle w:val="3a"/>
        <w:spacing w:line="336" w:lineRule="auto"/>
        <w:rPr>
          <w:lang w:val="en-US"/>
        </w:rPr>
      </w:pPr>
      <w:bookmarkStart w:id="123" w:name="_Toc204525661"/>
      <w:bookmarkStart w:id="124" w:name="_Toc204525933"/>
      <w:bookmarkStart w:id="125" w:name="_Toc205222445"/>
      <w:bookmarkStart w:id="126" w:name="_Toc220655239"/>
      <w:bookmarkStart w:id="127" w:name="_Toc238279170"/>
      <w:r w:rsidRPr="00CF3573">
        <w:t xml:space="preserve">2.1.2. </w:t>
      </w:r>
      <w:r w:rsidR="00183F97" w:rsidRPr="00CF3573">
        <w:t>Tiêu chuẩn lựa chọn</w:t>
      </w:r>
      <w:bookmarkEnd w:id="123"/>
      <w:bookmarkEnd w:id="124"/>
      <w:bookmarkEnd w:id="125"/>
      <w:bookmarkEnd w:id="126"/>
      <w:bookmarkEnd w:id="127"/>
    </w:p>
    <w:p w14:paraId="56753D99" w14:textId="773ECA77" w:rsidR="00E106F2" w:rsidRPr="00E106F2" w:rsidRDefault="00E106F2" w:rsidP="00547982">
      <w:pPr>
        <w:pStyle w:val="3a"/>
        <w:spacing w:line="336" w:lineRule="auto"/>
        <w:rPr>
          <w:lang w:val="en-US"/>
        </w:rPr>
      </w:pPr>
      <w:r>
        <w:rPr>
          <w:lang w:val="en-US"/>
        </w:rPr>
        <w:t>………………….</w:t>
      </w:r>
    </w:p>
    <w:p w14:paraId="5E561028" w14:textId="590EDC70" w:rsidR="00E82DE1" w:rsidRPr="00CF3573" w:rsidRDefault="006E2901" w:rsidP="00547982">
      <w:pPr>
        <w:pStyle w:val="3a"/>
        <w:spacing w:line="348" w:lineRule="auto"/>
      </w:pPr>
      <w:bookmarkStart w:id="128" w:name="_Toc204525662"/>
      <w:bookmarkStart w:id="129" w:name="_Toc204525934"/>
      <w:bookmarkStart w:id="130" w:name="_Toc205222446"/>
      <w:bookmarkStart w:id="131" w:name="_Toc220655240"/>
      <w:bookmarkStart w:id="132" w:name="_Toc238279171"/>
      <w:bookmarkStart w:id="133" w:name="_Toc44537163"/>
      <w:r w:rsidRPr="00CF3573">
        <w:t xml:space="preserve">2.1.3. </w:t>
      </w:r>
      <w:r w:rsidR="00E82DE1" w:rsidRPr="00CF3573">
        <w:t>Tiêu chuẩn loại trừ</w:t>
      </w:r>
      <w:bookmarkEnd w:id="128"/>
      <w:bookmarkEnd w:id="129"/>
      <w:bookmarkEnd w:id="130"/>
      <w:bookmarkEnd w:id="131"/>
      <w:bookmarkEnd w:id="132"/>
    </w:p>
    <w:p w14:paraId="5373EEF8" w14:textId="77777777" w:rsidR="00E106F2" w:rsidRDefault="00E106F2" w:rsidP="00547982">
      <w:pPr>
        <w:pStyle w:val="2a"/>
        <w:rPr>
          <w:lang w:val="en-US"/>
        </w:rPr>
      </w:pPr>
      <w:bookmarkStart w:id="134" w:name="_Toc44537164"/>
      <w:bookmarkStart w:id="135" w:name="_Toc46329658"/>
      <w:bookmarkStart w:id="136" w:name="_Toc46330153"/>
      <w:bookmarkStart w:id="137" w:name="_Toc135990095"/>
      <w:bookmarkStart w:id="138" w:name="_Toc165418288"/>
      <w:bookmarkStart w:id="139" w:name="_Toc174543606"/>
      <w:bookmarkStart w:id="140" w:name="_Toc204525663"/>
      <w:bookmarkStart w:id="141" w:name="_Toc204525935"/>
      <w:bookmarkStart w:id="142" w:name="_Toc205222447"/>
      <w:bookmarkStart w:id="143" w:name="_Toc220655241"/>
      <w:bookmarkStart w:id="144" w:name="_Toc238279172"/>
      <w:bookmarkEnd w:id="133"/>
      <w:r>
        <w:rPr>
          <w:lang w:val="en-US"/>
        </w:rPr>
        <w:t>…………….</w:t>
      </w:r>
    </w:p>
    <w:p w14:paraId="33AA0EDB" w14:textId="0E6F0087" w:rsidR="00D54F74" w:rsidRPr="00CF3573" w:rsidRDefault="006E2901" w:rsidP="00547982">
      <w:pPr>
        <w:pStyle w:val="2a"/>
        <w:rPr>
          <w:i/>
        </w:rPr>
      </w:pPr>
      <w:r w:rsidRPr="00CF3573">
        <w:t xml:space="preserve">2.2. </w:t>
      </w:r>
      <w:r w:rsidR="00D54F74" w:rsidRPr="00CF3573">
        <w:t>Phương pháp nghiên cứu</w:t>
      </w:r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5231A0D5" w14:textId="5A37F0E7" w:rsidR="00CF3573" w:rsidRPr="004644B7" w:rsidRDefault="006E2901" w:rsidP="00547982">
      <w:pPr>
        <w:pStyle w:val="3a"/>
        <w:rPr>
          <w:spacing w:val="4"/>
        </w:rPr>
      </w:pPr>
      <w:bookmarkStart w:id="145" w:name="_Toc238279173"/>
      <w:bookmarkStart w:id="146" w:name="_Toc204525664"/>
      <w:bookmarkStart w:id="147" w:name="_Toc204525936"/>
      <w:bookmarkStart w:id="148" w:name="_Toc205222448"/>
      <w:bookmarkStart w:id="149" w:name="_Toc220655242"/>
      <w:r w:rsidRPr="00CF3573">
        <w:rPr>
          <w:spacing w:val="4"/>
        </w:rPr>
        <w:t>2.2.1</w:t>
      </w:r>
      <w:r w:rsidR="00AA0442" w:rsidRPr="00CF3573">
        <w:rPr>
          <w:spacing w:val="4"/>
        </w:rPr>
        <w:t>.</w:t>
      </w:r>
      <w:r w:rsidRPr="00CF3573">
        <w:rPr>
          <w:spacing w:val="4"/>
        </w:rPr>
        <w:t xml:space="preserve"> </w:t>
      </w:r>
      <w:r w:rsidR="005B629D" w:rsidRPr="00CF3573">
        <w:rPr>
          <w:spacing w:val="4"/>
        </w:rPr>
        <w:t>Thiết kế nghiên cứu</w:t>
      </w:r>
      <w:bookmarkEnd w:id="145"/>
    </w:p>
    <w:p w14:paraId="4FBF856F" w14:textId="54E03F65" w:rsidR="00D54F74" w:rsidRPr="00E106F2" w:rsidRDefault="00E106F2" w:rsidP="00CF3573">
      <w:pPr>
        <w:pStyle w:val="3a"/>
        <w:ind w:firstLine="567"/>
        <w:rPr>
          <w:spacing w:val="4"/>
          <w:lang w:val="en-US"/>
        </w:rPr>
      </w:pPr>
      <w:bookmarkStart w:id="150" w:name="_Hlk174540722"/>
      <w:bookmarkEnd w:id="146"/>
      <w:bookmarkEnd w:id="147"/>
      <w:bookmarkEnd w:id="148"/>
      <w:bookmarkEnd w:id="149"/>
      <w:r>
        <w:rPr>
          <w:b w:val="0"/>
          <w:i w:val="0"/>
          <w:spacing w:val="4"/>
          <w:lang w:val="en-US"/>
        </w:rPr>
        <w:t>……………………………</w:t>
      </w:r>
    </w:p>
    <w:p w14:paraId="75F6580A" w14:textId="64FC830A" w:rsidR="00AA0442" w:rsidRPr="00CF3573" w:rsidRDefault="00AA0442" w:rsidP="00547982">
      <w:pPr>
        <w:pStyle w:val="3a"/>
      </w:pPr>
      <w:bookmarkStart w:id="151" w:name="_Toc204525665"/>
      <w:bookmarkStart w:id="152" w:name="_Toc204525937"/>
      <w:bookmarkStart w:id="153" w:name="_Toc205222449"/>
      <w:bookmarkStart w:id="154" w:name="_Toc220655243"/>
      <w:bookmarkStart w:id="155" w:name="_Toc238279175"/>
      <w:bookmarkStart w:id="156" w:name="_Toc135990100"/>
      <w:r w:rsidRPr="00CF3573">
        <w:t xml:space="preserve">2.2.2. </w:t>
      </w:r>
      <w:r w:rsidR="00E96000" w:rsidRPr="00CF3573">
        <w:t>Cỡ mẫu nghiên cứu</w:t>
      </w:r>
      <w:bookmarkEnd w:id="151"/>
      <w:bookmarkEnd w:id="152"/>
      <w:bookmarkEnd w:id="153"/>
      <w:bookmarkEnd w:id="154"/>
      <w:bookmarkEnd w:id="155"/>
    </w:p>
    <w:p w14:paraId="5A85E4D2" w14:textId="669F3DFA" w:rsidR="0092039C" w:rsidRPr="00CF3573" w:rsidRDefault="00E106F2" w:rsidP="00C971D9">
      <w:pPr>
        <w:tabs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  <w:shd w:val="clear" w:color="auto" w:fill="FFFFFF"/>
        </w:rPr>
      </w:pPr>
      <w:r>
        <w:rPr>
          <w:color w:val="000000" w:themeColor="text1"/>
          <w:sz w:val="26"/>
          <w:szCs w:val="26"/>
        </w:rPr>
        <w:t>……………………………………………….</w:t>
      </w:r>
    </w:p>
    <w:p w14:paraId="016EDB8E" w14:textId="1817AB85" w:rsidR="00D54F74" w:rsidRPr="00CF3573" w:rsidRDefault="00AA0442" w:rsidP="00547982">
      <w:pPr>
        <w:pStyle w:val="3a"/>
      </w:pPr>
      <w:bookmarkStart w:id="157" w:name="_Toc204525666"/>
      <w:bookmarkStart w:id="158" w:name="_Toc204525938"/>
      <w:bookmarkStart w:id="159" w:name="_Toc205222450"/>
      <w:bookmarkStart w:id="160" w:name="_Toc220655244"/>
      <w:bookmarkStart w:id="161" w:name="_Toc238279176"/>
      <w:r w:rsidRPr="00CF3573">
        <w:t xml:space="preserve">2.2.3. </w:t>
      </w:r>
      <w:r w:rsidR="002C79FA" w:rsidRPr="00CF3573">
        <w:t>Phương pháp chọn mẫu</w:t>
      </w:r>
      <w:bookmarkEnd w:id="157"/>
      <w:bookmarkEnd w:id="158"/>
      <w:bookmarkEnd w:id="159"/>
      <w:bookmarkEnd w:id="160"/>
      <w:bookmarkEnd w:id="161"/>
    </w:p>
    <w:p w14:paraId="06174F07" w14:textId="3EB5A184" w:rsidR="007E4CDD" w:rsidRPr="00CF3573" w:rsidRDefault="00E106F2" w:rsidP="00C971D9">
      <w:pPr>
        <w:tabs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</w:rPr>
        <w:t>…………………………………………</w:t>
      </w:r>
    </w:p>
    <w:p w14:paraId="2C6E8E5C" w14:textId="7E01F039" w:rsidR="00B2111C" w:rsidRPr="00CF3573" w:rsidRDefault="00B2111C" w:rsidP="00547982">
      <w:pPr>
        <w:pStyle w:val="3a"/>
      </w:pPr>
      <w:bookmarkStart w:id="162" w:name="_Toc205222451"/>
      <w:bookmarkStart w:id="163" w:name="_Toc220655245"/>
      <w:bookmarkStart w:id="164" w:name="_Toc238279177"/>
      <w:r w:rsidRPr="00CF3573">
        <w:t>2.2.4. Phương tiện nghiên cứu</w:t>
      </w:r>
      <w:bookmarkEnd w:id="162"/>
      <w:bookmarkEnd w:id="163"/>
      <w:bookmarkEnd w:id="164"/>
    </w:p>
    <w:p w14:paraId="1A7D2D49" w14:textId="40B2407D" w:rsidR="00F35686" w:rsidRPr="004644B7" w:rsidRDefault="00F35686" w:rsidP="00547982">
      <w:pPr>
        <w:pStyle w:val="4a"/>
        <w:rPr>
          <w:lang w:val="vi-VN"/>
        </w:rPr>
      </w:pPr>
      <w:r w:rsidRPr="004644B7">
        <w:rPr>
          <w:lang w:val="vi-VN"/>
        </w:rPr>
        <w:t xml:space="preserve">2.2.4.1. Phương tiện thu thập </w:t>
      </w:r>
      <w:r w:rsidR="00082FED" w:rsidRPr="004644B7">
        <w:rPr>
          <w:lang w:val="vi-VN"/>
        </w:rPr>
        <w:t xml:space="preserve">và lưu trữ </w:t>
      </w:r>
      <w:r w:rsidRPr="004644B7">
        <w:rPr>
          <w:lang w:val="vi-VN"/>
        </w:rPr>
        <w:t>số liệu</w:t>
      </w:r>
    </w:p>
    <w:p w14:paraId="41063715" w14:textId="3E56BBBF" w:rsidR="00F35686" w:rsidRPr="004644B7" w:rsidRDefault="00E106F2" w:rsidP="00E106F2">
      <w:pPr>
        <w:pStyle w:val="ListParagraph"/>
        <w:tabs>
          <w:tab w:val="left" w:pos="851"/>
        </w:tabs>
        <w:spacing w:line="360" w:lineRule="auto"/>
        <w:ind w:left="567"/>
        <w:contextualSpacing w:val="0"/>
        <w:jc w:val="both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</w:rPr>
        <w:t>……………………………………………..</w:t>
      </w:r>
    </w:p>
    <w:p w14:paraId="5758F9EE" w14:textId="77777777" w:rsidR="00167C18" w:rsidRDefault="00D7348D" w:rsidP="00547982">
      <w:pPr>
        <w:pStyle w:val="4a"/>
      </w:pPr>
      <w:r w:rsidRPr="004644B7">
        <w:rPr>
          <w:lang w:val="vi-VN"/>
        </w:rPr>
        <w:t>2.2.4.</w:t>
      </w:r>
      <w:r w:rsidR="00F35686" w:rsidRPr="00CF3573">
        <w:rPr>
          <w:lang w:val="vi-VN"/>
        </w:rPr>
        <w:t>2</w:t>
      </w:r>
      <w:r w:rsidRPr="004644B7">
        <w:rPr>
          <w:lang w:val="vi-VN"/>
        </w:rPr>
        <w:t>. Phương tiện khám lâm sàng và cận lâm sàng</w:t>
      </w:r>
      <w:r w:rsidR="009B54E3" w:rsidRPr="004644B7">
        <w:rPr>
          <w:lang w:val="vi-VN"/>
        </w:rPr>
        <w:t xml:space="preserve"> </w:t>
      </w:r>
    </w:p>
    <w:p w14:paraId="217ABCC7" w14:textId="58E90E68" w:rsidR="00E106F2" w:rsidRPr="00E106F2" w:rsidRDefault="00E106F2" w:rsidP="00547982">
      <w:pPr>
        <w:pStyle w:val="4a"/>
      </w:pPr>
      <w:r>
        <w:t>……………………………………….</w:t>
      </w:r>
    </w:p>
    <w:p w14:paraId="667F215A" w14:textId="131B865A" w:rsidR="00D97DAF" w:rsidRPr="00CF3573" w:rsidRDefault="00D7348D" w:rsidP="00547982">
      <w:pPr>
        <w:pStyle w:val="4a"/>
        <w:rPr>
          <w:lang w:val="vi-VN"/>
        </w:rPr>
      </w:pPr>
      <w:r w:rsidRPr="00CF3573">
        <w:t>2.</w:t>
      </w:r>
      <w:r w:rsidR="00E85F12" w:rsidRPr="00CF3573">
        <w:t>2.4.</w:t>
      </w:r>
      <w:r w:rsidR="00F35686" w:rsidRPr="00CF3573">
        <w:rPr>
          <w:lang w:val="vi-VN"/>
        </w:rPr>
        <w:t>3</w:t>
      </w:r>
      <w:r w:rsidRPr="00CF3573">
        <w:t xml:space="preserve">. </w:t>
      </w:r>
      <w:proofErr w:type="spellStart"/>
      <w:r w:rsidRPr="00CF3573">
        <w:t>Phương</w:t>
      </w:r>
      <w:proofErr w:type="spellEnd"/>
      <w:r w:rsidRPr="00CF3573">
        <w:t xml:space="preserve"> </w:t>
      </w:r>
      <w:proofErr w:type="spellStart"/>
      <w:r w:rsidRPr="00CF3573">
        <w:t>tiện</w:t>
      </w:r>
      <w:proofErr w:type="spellEnd"/>
      <w:r w:rsidRPr="00CF3573">
        <w:t xml:space="preserve"> </w:t>
      </w:r>
      <w:proofErr w:type="spellStart"/>
      <w:r w:rsidR="00E85F12" w:rsidRPr="00CF3573">
        <w:t>dùng</w:t>
      </w:r>
      <w:proofErr w:type="spellEnd"/>
      <w:r w:rsidR="00E85F12" w:rsidRPr="00CF3573">
        <w:t xml:space="preserve"> </w:t>
      </w:r>
      <w:proofErr w:type="spellStart"/>
      <w:r w:rsidR="00E85F12" w:rsidRPr="00CF3573">
        <w:t>trong</w:t>
      </w:r>
      <w:proofErr w:type="spellEnd"/>
      <w:r w:rsidR="00E85F12" w:rsidRPr="00CF3573">
        <w:t xml:space="preserve"> </w:t>
      </w:r>
      <w:proofErr w:type="spellStart"/>
      <w:r w:rsidRPr="00CF3573">
        <w:t>phẫu</w:t>
      </w:r>
      <w:proofErr w:type="spellEnd"/>
      <w:r w:rsidRPr="00CF3573">
        <w:t xml:space="preserve"> </w:t>
      </w:r>
      <w:proofErr w:type="spellStart"/>
      <w:r w:rsidRPr="00CF3573">
        <w:t>thuật</w:t>
      </w:r>
      <w:proofErr w:type="spellEnd"/>
    </w:p>
    <w:p w14:paraId="7F477F48" w14:textId="47EC604F" w:rsidR="00E106F2" w:rsidRDefault="00E106F2" w:rsidP="00547982">
      <w:pPr>
        <w:pStyle w:val="4a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……………………………………………</w:t>
      </w:r>
    </w:p>
    <w:p w14:paraId="5904D918" w14:textId="1298A899" w:rsidR="003139A9" w:rsidRDefault="004B3C58" w:rsidP="00547982">
      <w:pPr>
        <w:pStyle w:val="4a"/>
        <w:rPr>
          <w:rStyle w:val="Strong"/>
          <w:b w:val="0"/>
          <w:bCs w:val="0"/>
        </w:rPr>
      </w:pPr>
      <w:r w:rsidRPr="00CF3573">
        <w:rPr>
          <w:rStyle w:val="Strong"/>
          <w:b w:val="0"/>
          <w:bCs w:val="0"/>
        </w:rPr>
        <w:t>2.2.</w:t>
      </w:r>
      <w:r w:rsidR="00D808DA" w:rsidRPr="00CF3573">
        <w:rPr>
          <w:rStyle w:val="Strong"/>
          <w:b w:val="0"/>
          <w:bCs w:val="0"/>
        </w:rPr>
        <w:t>4.</w:t>
      </w:r>
      <w:r w:rsidR="0045485C" w:rsidRPr="00CF3573">
        <w:rPr>
          <w:rStyle w:val="Strong"/>
          <w:b w:val="0"/>
          <w:bCs w:val="0"/>
        </w:rPr>
        <w:t>4</w:t>
      </w:r>
      <w:r w:rsidRPr="00CF3573">
        <w:rPr>
          <w:rStyle w:val="Strong"/>
          <w:b w:val="0"/>
          <w:bCs w:val="0"/>
        </w:rPr>
        <w:t xml:space="preserve">. </w:t>
      </w:r>
      <w:proofErr w:type="spellStart"/>
      <w:r w:rsidR="00E106F2">
        <w:rPr>
          <w:rStyle w:val="Strong"/>
          <w:b w:val="0"/>
          <w:bCs w:val="0"/>
        </w:rPr>
        <w:t>Quy</w:t>
      </w:r>
      <w:proofErr w:type="spellEnd"/>
      <w:r w:rsidR="00E106F2">
        <w:rPr>
          <w:rStyle w:val="Strong"/>
          <w:b w:val="0"/>
          <w:bCs w:val="0"/>
        </w:rPr>
        <w:t xml:space="preserve"> </w:t>
      </w:r>
      <w:proofErr w:type="spellStart"/>
      <w:r w:rsidR="00E106F2">
        <w:rPr>
          <w:rStyle w:val="Strong"/>
          <w:b w:val="0"/>
          <w:bCs w:val="0"/>
        </w:rPr>
        <w:t>trình</w:t>
      </w:r>
      <w:proofErr w:type="spellEnd"/>
      <w:r w:rsidR="00E106F2">
        <w:rPr>
          <w:rStyle w:val="Strong"/>
          <w:b w:val="0"/>
          <w:bCs w:val="0"/>
        </w:rPr>
        <w:t xml:space="preserve"> </w:t>
      </w:r>
      <w:proofErr w:type="spellStart"/>
      <w:r w:rsidR="00E106F2">
        <w:rPr>
          <w:rStyle w:val="Strong"/>
          <w:b w:val="0"/>
          <w:bCs w:val="0"/>
        </w:rPr>
        <w:t>phẫu</w:t>
      </w:r>
      <w:proofErr w:type="spellEnd"/>
      <w:r w:rsidR="00E106F2">
        <w:rPr>
          <w:rStyle w:val="Strong"/>
          <w:b w:val="0"/>
          <w:bCs w:val="0"/>
        </w:rPr>
        <w:t xml:space="preserve"> </w:t>
      </w:r>
      <w:proofErr w:type="spellStart"/>
      <w:r w:rsidR="00E106F2">
        <w:rPr>
          <w:rStyle w:val="Strong"/>
          <w:b w:val="0"/>
          <w:bCs w:val="0"/>
        </w:rPr>
        <w:t>thuật</w:t>
      </w:r>
      <w:proofErr w:type="spellEnd"/>
    </w:p>
    <w:p w14:paraId="6606FEEA" w14:textId="1E5D63E2" w:rsidR="00E106F2" w:rsidRPr="00CF3573" w:rsidRDefault="00E106F2" w:rsidP="00547982">
      <w:pPr>
        <w:pStyle w:val="4a"/>
      </w:pPr>
      <w:r>
        <w:rPr>
          <w:rStyle w:val="Strong"/>
          <w:b w:val="0"/>
          <w:bCs w:val="0"/>
        </w:rPr>
        <w:t>…………………………………………..</w:t>
      </w:r>
    </w:p>
    <w:p w14:paraId="0C18E4A0" w14:textId="11BEC5BB" w:rsidR="00D054EB" w:rsidRPr="00CF3573" w:rsidRDefault="00D054EB" w:rsidP="00547982">
      <w:pPr>
        <w:pStyle w:val="3a"/>
      </w:pPr>
      <w:bookmarkStart w:id="165" w:name="_Toc205222452"/>
      <w:bookmarkStart w:id="166" w:name="_Toc220655246"/>
      <w:bookmarkStart w:id="167" w:name="_Toc238279178"/>
      <w:r w:rsidRPr="00CF3573">
        <w:t>2.2.</w:t>
      </w:r>
      <w:r w:rsidR="009C5D42" w:rsidRPr="00CF3573">
        <w:t>5</w:t>
      </w:r>
      <w:r w:rsidRPr="00CF3573">
        <w:t>. Quy trình nghiên cứu</w:t>
      </w:r>
      <w:bookmarkEnd w:id="165"/>
      <w:bookmarkEnd w:id="166"/>
      <w:bookmarkEnd w:id="167"/>
    </w:p>
    <w:p w14:paraId="4D5D9167" w14:textId="26036CBC" w:rsidR="009766D9" w:rsidRPr="00CF3573" w:rsidRDefault="009766D9" w:rsidP="00547982">
      <w:pPr>
        <w:tabs>
          <w:tab w:val="left" w:pos="851"/>
        </w:tabs>
        <w:spacing w:line="360" w:lineRule="auto"/>
        <w:jc w:val="center"/>
        <w:rPr>
          <w:b/>
          <w:bCs/>
          <w:color w:val="000000" w:themeColor="text1"/>
          <w:sz w:val="26"/>
          <w:szCs w:val="26"/>
          <w:lang w:val="vi-VN"/>
        </w:rPr>
      </w:pPr>
    </w:p>
    <w:p w14:paraId="5BB6E5D3" w14:textId="2239E917" w:rsidR="00504FFB" w:rsidRPr="00CF3573" w:rsidRDefault="00504FFB" w:rsidP="00547982">
      <w:pPr>
        <w:pStyle w:val="H3"/>
      </w:pPr>
      <w:bookmarkStart w:id="168" w:name="_Toc205222571"/>
      <w:bookmarkStart w:id="169" w:name="_Toc207785979"/>
      <w:bookmarkStart w:id="170" w:name="_Toc220055779"/>
      <w:bookmarkStart w:id="171" w:name="_Toc238279014"/>
      <w:r w:rsidRPr="00CF3573">
        <w:t xml:space="preserve">Hình 2.1. </w:t>
      </w:r>
      <w:r w:rsidR="006E7F73">
        <w:rPr>
          <w:lang w:val="en-US"/>
        </w:rPr>
        <w:t>Q</w:t>
      </w:r>
      <w:r w:rsidRPr="00CF3573">
        <w:t>uy trình nghiên cứu</w:t>
      </w:r>
      <w:bookmarkEnd w:id="168"/>
      <w:bookmarkEnd w:id="169"/>
      <w:bookmarkEnd w:id="170"/>
      <w:bookmarkEnd w:id="171"/>
    </w:p>
    <w:p w14:paraId="367A64A7" w14:textId="77777777" w:rsidR="00547982" w:rsidRPr="00CF3573" w:rsidRDefault="00547982">
      <w:pPr>
        <w:spacing w:after="160" w:line="259" w:lineRule="auto"/>
        <w:rPr>
          <w:i/>
          <w:iCs/>
          <w:color w:val="000000" w:themeColor="text1"/>
          <w:sz w:val="26"/>
          <w:szCs w:val="26"/>
          <w:lang w:eastAsia="ja-JP"/>
        </w:rPr>
      </w:pPr>
      <w:r w:rsidRPr="00CF3573">
        <w:rPr>
          <w:color w:val="000000" w:themeColor="text1"/>
        </w:rPr>
        <w:br w:type="page"/>
      </w:r>
    </w:p>
    <w:p w14:paraId="4B12ABA1" w14:textId="09E1ED32" w:rsidR="00AA0442" w:rsidRDefault="00AA0442" w:rsidP="00547982">
      <w:pPr>
        <w:pStyle w:val="3a"/>
        <w:rPr>
          <w:lang w:val="en-US"/>
        </w:rPr>
      </w:pPr>
      <w:bookmarkStart w:id="172" w:name="_Toc205222453"/>
      <w:bookmarkStart w:id="173" w:name="_Toc220655247"/>
      <w:bookmarkStart w:id="174" w:name="_Toc238279179"/>
      <w:r w:rsidRPr="00CF3573">
        <w:lastRenderedPageBreak/>
        <w:t>2.2.</w:t>
      </w:r>
      <w:r w:rsidR="00B2111C" w:rsidRPr="00CF3573">
        <w:t>6</w:t>
      </w:r>
      <w:r w:rsidRPr="00CF3573">
        <w:t>. Biến số</w:t>
      </w:r>
      <w:r w:rsidR="0086306C" w:rsidRPr="00CF3573">
        <w:t>, chỉ số</w:t>
      </w:r>
      <w:r w:rsidRPr="00CF3573">
        <w:t xml:space="preserve"> nghiên cứu</w:t>
      </w:r>
      <w:bookmarkEnd w:id="172"/>
      <w:bookmarkEnd w:id="173"/>
      <w:bookmarkEnd w:id="174"/>
    </w:p>
    <w:p w14:paraId="7FE52090" w14:textId="73B1374A" w:rsidR="006E7F73" w:rsidRPr="006E7F73" w:rsidRDefault="006E7F73" w:rsidP="00547982">
      <w:pPr>
        <w:pStyle w:val="3a"/>
        <w:rPr>
          <w:lang w:val="en-US"/>
        </w:rPr>
      </w:pPr>
      <w:r>
        <w:rPr>
          <w:lang w:val="en-US"/>
        </w:rPr>
        <w:t>………………..</w:t>
      </w:r>
    </w:p>
    <w:p w14:paraId="2EBA893E" w14:textId="4974C4EC" w:rsidR="00F97312" w:rsidRDefault="00F97312" w:rsidP="003E641B">
      <w:pPr>
        <w:pStyle w:val="3a"/>
        <w:spacing w:line="348" w:lineRule="auto"/>
        <w:rPr>
          <w:lang w:val="en-US"/>
        </w:rPr>
      </w:pPr>
      <w:bookmarkStart w:id="175" w:name="_Toc205222454"/>
      <w:bookmarkStart w:id="176" w:name="_Toc220655248"/>
      <w:bookmarkStart w:id="177" w:name="_Toc238279181"/>
      <w:bookmarkEnd w:id="150"/>
      <w:bookmarkEnd w:id="156"/>
      <w:r w:rsidRPr="00CF3573">
        <w:t xml:space="preserve">2.2.7. </w:t>
      </w:r>
      <w:r w:rsidR="002714AB" w:rsidRPr="00CF3573">
        <w:t>P</w:t>
      </w:r>
      <w:r w:rsidRPr="00CF3573">
        <w:t>hương pháp phân tích số liệu</w:t>
      </w:r>
      <w:bookmarkEnd w:id="175"/>
      <w:bookmarkEnd w:id="176"/>
      <w:bookmarkEnd w:id="177"/>
    </w:p>
    <w:p w14:paraId="37001585" w14:textId="1CF947F7" w:rsidR="006E7F73" w:rsidRPr="006E7F73" w:rsidRDefault="006E7F73" w:rsidP="003E641B">
      <w:pPr>
        <w:pStyle w:val="3a"/>
        <w:spacing w:line="348" w:lineRule="auto"/>
        <w:rPr>
          <w:iCs/>
          <w:lang w:val="en-US"/>
        </w:rPr>
      </w:pPr>
      <w:r>
        <w:rPr>
          <w:lang w:val="en-US"/>
        </w:rPr>
        <w:t>…………………………</w:t>
      </w:r>
    </w:p>
    <w:p w14:paraId="2B9359BD" w14:textId="41145DF8" w:rsidR="001C30BB" w:rsidRDefault="001C30BB" w:rsidP="002E7B73">
      <w:pPr>
        <w:pStyle w:val="2a"/>
        <w:rPr>
          <w:lang w:val="en-US"/>
        </w:rPr>
      </w:pPr>
      <w:bookmarkStart w:id="178" w:name="_Toc205222455"/>
      <w:bookmarkStart w:id="179" w:name="_Toc220655249"/>
      <w:bookmarkStart w:id="180" w:name="_Toc238279182"/>
      <w:r w:rsidRPr="00CF3573">
        <w:t>2.3. Đạo đức trong nghiên cứu</w:t>
      </w:r>
      <w:bookmarkEnd w:id="178"/>
      <w:bookmarkEnd w:id="179"/>
      <w:bookmarkEnd w:id="180"/>
    </w:p>
    <w:p w14:paraId="6AAAAA97" w14:textId="15218295" w:rsidR="006E7F73" w:rsidRPr="006E7F73" w:rsidRDefault="006E7F73" w:rsidP="002E7B73">
      <w:pPr>
        <w:pStyle w:val="2a"/>
        <w:rPr>
          <w:i/>
          <w:lang w:val="en-US"/>
        </w:rPr>
      </w:pPr>
      <w:r>
        <w:rPr>
          <w:lang w:val="en-US"/>
        </w:rPr>
        <w:t>…………………………..</w:t>
      </w:r>
    </w:p>
    <w:p w14:paraId="7FBD001C" w14:textId="77777777" w:rsidR="006E7F73" w:rsidRDefault="006E7F73">
      <w:pPr>
        <w:spacing w:after="160" w:line="259" w:lineRule="auto"/>
        <w:rPr>
          <w:rFonts w:eastAsiaTheme="majorEastAsia"/>
          <w:b/>
          <w:color w:val="000000" w:themeColor="text1"/>
          <w:sz w:val="28"/>
          <w:szCs w:val="26"/>
          <w:lang w:val="vi-VN" w:eastAsia="ja-JP"/>
        </w:rPr>
      </w:pPr>
      <w:bookmarkStart w:id="181" w:name="_Toc205222460"/>
      <w:bookmarkStart w:id="182" w:name="_Toc220655252"/>
      <w:bookmarkStart w:id="183" w:name="_Toc238279186"/>
      <w:r>
        <w:rPr>
          <w:color w:val="000000" w:themeColor="text1"/>
        </w:rPr>
        <w:br w:type="page"/>
      </w:r>
    </w:p>
    <w:p w14:paraId="68F4A05A" w14:textId="419B5948" w:rsidR="00956835" w:rsidRPr="00CF3573" w:rsidRDefault="004E2836" w:rsidP="00D8308A">
      <w:pPr>
        <w:pStyle w:val="1a"/>
        <w:rPr>
          <w:color w:val="000000" w:themeColor="text1"/>
        </w:rPr>
      </w:pPr>
      <w:r w:rsidRPr="00CF3573">
        <w:rPr>
          <w:color w:val="000000" w:themeColor="text1"/>
        </w:rPr>
        <w:lastRenderedPageBreak/>
        <w:t>CHƯƠNG 3</w:t>
      </w:r>
      <w:bookmarkEnd w:id="181"/>
      <w:bookmarkEnd w:id="182"/>
      <w:bookmarkEnd w:id="183"/>
    </w:p>
    <w:p w14:paraId="2042547F" w14:textId="5E4DBC25" w:rsidR="004E2836" w:rsidRPr="00423DE0" w:rsidRDefault="00423DE0" w:rsidP="00454B3A">
      <w:pPr>
        <w:pStyle w:val="1a"/>
        <w:rPr>
          <w:color w:val="000000" w:themeColor="text1"/>
          <w:lang w:val="en-US"/>
        </w:rPr>
      </w:pPr>
      <w:bookmarkStart w:id="184" w:name="_Toc204527639"/>
      <w:bookmarkStart w:id="185" w:name="_Toc205217925"/>
      <w:bookmarkStart w:id="186" w:name="_Toc205222461"/>
      <w:bookmarkStart w:id="187" w:name="_Toc220655253"/>
      <w:bookmarkStart w:id="188" w:name="_Toc238279187"/>
      <w:r>
        <w:rPr>
          <w:color w:val="000000" w:themeColor="text1"/>
          <w:lang w:val="en-US"/>
        </w:rPr>
        <w:t xml:space="preserve">DỰ ĐOÁN </w:t>
      </w:r>
      <w:r w:rsidR="004E2836" w:rsidRPr="00CF3573">
        <w:rPr>
          <w:color w:val="000000" w:themeColor="text1"/>
        </w:rPr>
        <w:t>KẾT QUẢ</w:t>
      </w:r>
      <w:bookmarkEnd w:id="184"/>
      <w:bookmarkEnd w:id="185"/>
      <w:bookmarkEnd w:id="186"/>
      <w:bookmarkEnd w:id="187"/>
      <w:bookmarkEnd w:id="188"/>
      <w:r>
        <w:rPr>
          <w:color w:val="000000" w:themeColor="text1"/>
          <w:lang w:val="en-US"/>
        </w:rPr>
        <w:t xml:space="preserve"> VÀ BÀN LUẬN</w:t>
      </w:r>
    </w:p>
    <w:p w14:paraId="4072F39F" w14:textId="719CCABF" w:rsidR="006E7F73" w:rsidRDefault="00454B3A" w:rsidP="00454B3A">
      <w:pPr>
        <w:pStyle w:val="2a"/>
        <w:spacing w:line="360" w:lineRule="auto"/>
        <w:jc w:val="center"/>
        <w:rPr>
          <w:b w:val="0"/>
          <w:bCs w:val="0"/>
          <w:iCs w:val="0"/>
          <w:lang w:val="en-US"/>
        </w:rPr>
      </w:pPr>
      <w:bookmarkStart w:id="189" w:name="_Toc205222462"/>
      <w:bookmarkStart w:id="190" w:name="_Toc220655254"/>
      <w:proofErr w:type="spellStart"/>
      <w:r>
        <w:rPr>
          <w:b w:val="0"/>
          <w:bCs w:val="0"/>
          <w:iCs w:val="0"/>
          <w:lang w:val="en-US"/>
        </w:rPr>
        <w:t>Phải</w:t>
      </w:r>
      <w:proofErr w:type="spellEnd"/>
      <w:r>
        <w:rPr>
          <w:b w:val="0"/>
          <w:bCs w:val="0"/>
          <w:iCs w:val="0"/>
          <w:lang w:val="en-US"/>
        </w:rPr>
        <w:t xml:space="preserve"> </w:t>
      </w:r>
      <w:proofErr w:type="spellStart"/>
      <w:r>
        <w:rPr>
          <w:b w:val="0"/>
          <w:bCs w:val="0"/>
          <w:iCs w:val="0"/>
          <w:lang w:val="en-US"/>
        </w:rPr>
        <w:t>theo</w:t>
      </w:r>
      <w:proofErr w:type="spellEnd"/>
      <w:r>
        <w:rPr>
          <w:b w:val="0"/>
          <w:bCs w:val="0"/>
          <w:iCs w:val="0"/>
          <w:lang w:val="en-US"/>
        </w:rPr>
        <w:t xml:space="preserve"> </w:t>
      </w:r>
      <w:proofErr w:type="spellStart"/>
      <w:r>
        <w:rPr>
          <w:b w:val="0"/>
          <w:bCs w:val="0"/>
          <w:iCs w:val="0"/>
          <w:lang w:val="en-US"/>
        </w:rPr>
        <w:t>Mục</w:t>
      </w:r>
      <w:proofErr w:type="spellEnd"/>
      <w:r>
        <w:rPr>
          <w:b w:val="0"/>
          <w:bCs w:val="0"/>
          <w:iCs w:val="0"/>
          <w:lang w:val="en-US"/>
        </w:rPr>
        <w:t xml:space="preserve"> </w:t>
      </w:r>
      <w:proofErr w:type="spellStart"/>
      <w:r>
        <w:rPr>
          <w:b w:val="0"/>
          <w:bCs w:val="0"/>
          <w:iCs w:val="0"/>
          <w:lang w:val="en-US"/>
        </w:rPr>
        <w:t>tiêu</w:t>
      </w:r>
      <w:proofErr w:type="spellEnd"/>
      <w:r>
        <w:rPr>
          <w:b w:val="0"/>
          <w:bCs w:val="0"/>
          <w:iCs w:val="0"/>
          <w:lang w:val="en-US"/>
        </w:rPr>
        <w:t xml:space="preserve"> </w:t>
      </w:r>
      <w:proofErr w:type="spellStart"/>
      <w:r>
        <w:rPr>
          <w:b w:val="0"/>
          <w:bCs w:val="0"/>
          <w:iCs w:val="0"/>
          <w:lang w:val="en-US"/>
        </w:rPr>
        <w:t>nghiên</w:t>
      </w:r>
      <w:proofErr w:type="spellEnd"/>
      <w:r>
        <w:rPr>
          <w:b w:val="0"/>
          <w:bCs w:val="0"/>
          <w:iCs w:val="0"/>
          <w:lang w:val="en-US"/>
        </w:rPr>
        <w:t xml:space="preserve"> </w:t>
      </w:r>
      <w:proofErr w:type="spellStart"/>
      <w:r>
        <w:rPr>
          <w:b w:val="0"/>
          <w:bCs w:val="0"/>
          <w:iCs w:val="0"/>
          <w:lang w:val="en-US"/>
        </w:rPr>
        <w:t>cứu</w:t>
      </w:r>
      <w:proofErr w:type="spellEnd"/>
      <w:r w:rsidR="006E7F73">
        <w:rPr>
          <w:b w:val="0"/>
          <w:bCs w:val="0"/>
          <w:iCs w:val="0"/>
          <w:lang w:val="en-US"/>
        </w:rPr>
        <w:t>……………………………………………………………………….</w:t>
      </w:r>
    </w:p>
    <w:p w14:paraId="14BD13C1" w14:textId="77777777" w:rsidR="006E7F73" w:rsidRDefault="006E7F73">
      <w:pPr>
        <w:spacing w:after="160" w:line="259" w:lineRule="auto"/>
        <w:rPr>
          <w:rFonts w:eastAsiaTheme="majorEastAsia"/>
          <w:color w:val="000000" w:themeColor="text1"/>
          <w:sz w:val="26"/>
          <w:szCs w:val="26"/>
          <w:lang w:eastAsia="ja-JP"/>
        </w:rPr>
      </w:pPr>
      <w:r>
        <w:rPr>
          <w:b/>
          <w:bCs/>
          <w:iCs/>
        </w:rPr>
        <w:br w:type="page"/>
      </w:r>
    </w:p>
    <w:bookmarkEnd w:id="189"/>
    <w:bookmarkEnd w:id="190"/>
    <w:p w14:paraId="02618AD2" w14:textId="4064944C" w:rsidR="0003367A" w:rsidRPr="0003367A" w:rsidRDefault="0003367A" w:rsidP="0003367A">
      <w:pPr>
        <w:spacing w:line="360" w:lineRule="auto"/>
        <w:ind w:firstLine="567"/>
        <w:jc w:val="both"/>
        <w:rPr>
          <w:color w:val="000000" w:themeColor="text1"/>
          <w:sz w:val="26"/>
          <w:szCs w:val="26"/>
          <w:lang w:val="vi-VN"/>
        </w:rPr>
        <w:sectPr w:rsidR="0003367A" w:rsidRPr="0003367A" w:rsidSect="00F1125E">
          <w:headerReference w:type="first" r:id="rId18"/>
          <w:pgSz w:w="11900" w:h="16840" w:code="9"/>
          <w:pgMar w:top="1985" w:right="1134" w:bottom="1701" w:left="1985" w:header="964" w:footer="680" w:gutter="0"/>
          <w:cols w:space="720"/>
          <w:noEndnote/>
          <w:docGrid w:linePitch="360"/>
        </w:sectPr>
      </w:pPr>
    </w:p>
    <w:p w14:paraId="3E846B53" w14:textId="693D7406" w:rsidR="003D6CDF" w:rsidRDefault="00647A5D" w:rsidP="00B20097">
      <w:pPr>
        <w:pStyle w:val="1a"/>
        <w:rPr>
          <w:lang w:val="en-US"/>
        </w:rPr>
      </w:pPr>
      <w:bookmarkStart w:id="191" w:name="_Toc204527651"/>
      <w:bookmarkStart w:id="192" w:name="_Toc205222473"/>
      <w:bookmarkStart w:id="193" w:name="_Toc220655264"/>
      <w:bookmarkStart w:id="194" w:name="_Toc238279226"/>
      <w:r w:rsidRPr="00CF3573">
        <w:lastRenderedPageBreak/>
        <w:t>TÀI LIỆU THAM KHẢO</w:t>
      </w:r>
      <w:bookmarkEnd w:id="191"/>
      <w:bookmarkEnd w:id="192"/>
      <w:bookmarkEnd w:id="193"/>
      <w:bookmarkEnd w:id="194"/>
    </w:p>
    <w:p w14:paraId="1B5F673F" w14:textId="77777777" w:rsidR="00880D02" w:rsidRPr="00F1125E" w:rsidRDefault="00880D02" w:rsidP="00AB6795">
      <w:pPr>
        <w:pStyle w:val="Bibliography"/>
        <w:tabs>
          <w:tab w:val="clear" w:pos="264"/>
          <w:tab w:val="left" w:pos="567"/>
        </w:tabs>
        <w:spacing w:after="0" w:line="360" w:lineRule="auto"/>
        <w:ind w:left="567" w:hanging="567"/>
        <w:jc w:val="both"/>
        <w:rPr>
          <w:b/>
          <w:bCs/>
          <w:color w:val="000000" w:themeColor="text1"/>
          <w:sz w:val="18"/>
          <w:szCs w:val="26"/>
        </w:rPr>
      </w:pPr>
    </w:p>
    <w:p w14:paraId="4C246704" w14:textId="796BD8E7" w:rsidR="006E7F73" w:rsidRPr="00B20097" w:rsidRDefault="006E7F73" w:rsidP="006E7F73">
      <w:pPr>
        <w:pStyle w:val="Bibliography"/>
        <w:tabs>
          <w:tab w:val="clear" w:pos="264"/>
          <w:tab w:val="clear" w:pos="380"/>
          <w:tab w:val="left" w:pos="567"/>
        </w:tabs>
        <w:spacing w:after="0" w:line="348" w:lineRule="auto"/>
        <w:ind w:left="567" w:hanging="567"/>
        <w:jc w:val="both"/>
        <w:rPr>
          <w:rFonts w:eastAsiaTheme="minorHAnsi"/>
          <w:color w:val="000000" w:themeColor="text1"/>
          <w:sz w:val="26"/>
          <w:szCs w:val="26"/>
        </w:rPr>
      </w:pPr>
      <w:r>
        <w:rPr>
          <w:rFonts w:eastAsiaTheme="minorHAnsi"/>
          <w:color w:val="000000" w:themeColor="text1"/>
          <w:sz w:val="26"/>
          <w:szCs w:val="26"/>
        </w:rPr>
        <w:t xml:space="preserve">1.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Knutsson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KA, Genovese PN,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Paganoni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G, et al. Safety and efficacy of corneal cross-linking in patients affected by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keratoconus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: long-term results. </w:t>
      </w:r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Med Sci</w:t>
      </w:r>
      <w:r w:rsidRPr="00B20097">
        <w:rPr>
          <w:rFonts w:eastAsiaTheme="minorHAnsi"/>
          <w:color w:val="000000" w:themeColor="text1"/>
          <w:sz w:val="26"/>
          <w:szCs w:val="26"/>
        </w:rPr>
        <w:t>. 2023;11(2):43.</w:t>
      </w:r>
    </w:p>
    <w:p w14:paraId="2B90D048" w14:textId="2592679B" w:rsidR="006E7F73" w:rsidRPr="00B20097" w:rsidRDefault="006E7F73" w:rsidP="006E7F73">
      <w:pPr>
        <w:pStyle w:val="Bibliography"/>
        <w:tabs>
          <w:tab w:val="clear" w:pos="264"/>
          <w:tab w:val="clear" w:pos="380"/>
          <w:tab w:val="left" w:pos="567"/>
        </w:tabs>
        <w:spacing w:after="0" w:line="348" w:lineRule="auto"/>
        <w:ind w:left="567" w:hanging="567"/>
        <w:jc w:val="both"/>
        <w:rPr>
          <w:rFonts w:eastAsiaTheme="minorHAnsi"/>
          <w:color w:val="000000" w:themeColor="text1"/>
          <w:sz w:val="26"/>
          <w:szCs w:val="26"/>
        </w:rPr>
      </w:pPr>
      <w:r w:rsidRPr="00B20097">
        <w:rPr>
          <w:rFonts w:eastAsiaTheme="minorHAnsi"/>
          <w:color w:val="000000" w:themeColor="text1"/>
          <w:sz w:val="26"/>
          <w:szCs w:val="26"/>
        </w:rPr>
        <w:t>2.</w:t>
      </w:r>
      <w:r>
        <w:rPr>
          <w:rFonts w:eastAsiaTheme="minorHAnsi"/>
          <w:color w:val="000000" w:themeColor="text1"/>
          <w:sz w:val="26"/>
          <w:szCs w:val="26"/>
        </w:rPr>
        <w:t xml:space="preserve"> 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Greenstein SA,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Hersh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PS. Corneal crosslinking for progressive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keratoconus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and corneal ectasia: summary of US multicenter and subgroup clinical trials.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Transl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Vis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Sci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Technol</w:t>
      </w:r>
      <w:r w:rsidRPr="00B20097">
        <w:rPr>
          <w:rFonts w:eastAsiaTheme="minorHAnsi"/>
          <w:color w:val="000000" w:themeColor="text1"/>
          <w:sz w:val="26"/>
          <w:szCs w:val="26"/>
        </w:rPr>
        <w:t>. 2021;10(5):13-13.</w:t>
      </w:r>
    </w:p>
    <w:p w14:paraId="6D932D19" w14:textId="466322E1" w:rsidR="006E7F73" w:rsidRPr="00B3193B" w:rsidRDefault="006E7F73" w:rsidP="006E7F73">
      <w:pPr>
        <w:pStyle w:val="Bibliography"/>
        <w:tabs>
          <w:tab w:val="clear" w:pos="264"/>
          <w:tab w:val="clear" w:pos="380"/>
          <w:tab w:val="left" w:pos="567"/>
        </w:tabs>
        <w:spacing w:after="0" w:line="348" w:lineRule="auto"/>
        <w:ind w:left="567" w:hanging="567"/>
        <w:jc w:val="both"/>
        <w:rPr>
          <w:rFonts w:eastAsiaTheme="minorHAnsi"/>
          <w:color w:val="000000" w:themeColor="text1"/>
          <w:sz w:val="26"/>
          <w:szCs w:val="26"/>
          <w:lang w:val="vi-VN"/>
        </w:rPr>
      </w:pPr>
      <w:r w:rsidRPr="00B20097">
        <w:rPr>
          <w:rFonts w:eastAsiaTheme="minorHAnsi"/>
          <w:color w:val="000000" w:themeColor="text1"/>
          <w:sz w:val="26"/>
          <w:szCs w:val="26"/>
        </w:rPr>
        <w:t>3.</w:t>
      </w:r>
      <w:r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inorHAnsi"/>
          <w:color w:val="000000" w:themeColor="text1"/>
          <w:sz w:val="26"/>
          <w:szCs w:val="26"/>
        </w:rPr>
        <w:t>Nguyễn</w:t>
      </w:r>
      <w:proofErr w:type="spellEnd"/>
      <w:r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inorHAnsi"/>
          <w:color w:val="000000" w:themeColor="text1"/>
          <w:sz w:val="26"/>
          <w:szCs w:val="26"/>
        </w:rPr>
        <w:t>Thị</w:t>
      </w:r>
      <w:proofErr w:type="spellEnd"/>
      <w:r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inorHAnsi"/>
          <w:color w:val="000000" w:themeColor="text1"/>
          <w:sz w:val="26"/>
          <w:szCs w:val="26"/>
        </w:rPr>
        <w:t>Hồng</w:t>
      </w:r>
      <w:proofErr w:type="spellEnd"/>
      <w:r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eastAsiaTheme="minorHAnsi"/>
          <w:color w:val="000000" w:themeColor="text1"/>
          <w:sz w:val="26"/>
          <w:szCs w:val="26"/>
        </w:rPr>
        <w:t>An</w:t>
      </w:r>
      <w:proofErr w:type="gramEnd"/>
      <w:r w:rsidRPr="00B20097">
        <w:rPr>
          <w:rFonts w:eastAsiaTheme="minorHAnsi"/>
          <w:color w:val="000000" w:themeColor="text1"/>
          <w:sz w:val="26"/>
          <w:szCs w:val="26"/>
        </w:rPr>
        <w:t xml:space="preserve">, </w:t>
      </w:r>
      <w:r>
        <w:rPr>
          <w:rFonts w:eastAsiaTheme="minorHAnsi"/>
          <w:color w:val="000000" w:themeColor="text1"/>
          <w:sz w:val="26"/>
          <w:szCs w:val="26"/>
        </w:rPr>
        <w:t xml:space="preserve">Phan </w:t>
      </w:r>
      <w:proofErr w:type="spellStart"/>
      <w:r>
        <w:rPr>
          <w:rFonts w:eastAsiaTheme="minorHAnsi"/>
          <w:color w:val="000000" w:themeColor="text1"/>
          <w:sz w:val="26"/>
          <w:szCs w:val="26"/>
        </w:rPr>
        <w:t>Hồng</w:t>
      </w:r>
      <w:proofErr w:type="spellEnd"/>
      <w:r>
        <w:rPr>
          <w:rFonts w:eastAsiaTheme="minorHAnsi"/>
          <w:color w:val="000000" w:themeColor="text1"/>
          <w:sz w:val="26"/>
          <w:szCs w:val="26"/>
        </w:rPr>
        <w:t xml:space="preserve"> Mai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eastAsiaTheme="minorHAnsi"/>
          <w:color w:val="000000" w:themeColor="text1"/>
          <w:sz w:val="26"/>
          <w:szCs w:val="26"/>
        </w:rPr>
        <w:t>Phạm</w:t>
      </w:r>
      <w:proofErr w:type="spellEnd"/>
      <w:r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inorHAnsi"/>
          <w:color w:val="000000" w:themeColor="text1"/>
          <w:sz w:val="26"/>
          <w:szCs w:val="26"/>
        </w:rPr>
        <w:t>Nguyên</w:t>
      </w:r>
      <w:proofErr w:type="spellEnd"/>
      <w:r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eastAsiaTheme="minorHAnsi"/>
          <w:color w:val="000000" w:themeColor="text1"/>
          <w:sz w:val="26"/>
          <w:szCs w:val="26"/>
        </w:rPr>
        <w:t>Huân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.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Hiệu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quả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của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phẫu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thuật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làm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chắc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nhu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mô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giác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mạc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bằng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tia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cực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tím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và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riboflavin (</w:t>
      </w:r>
      <w:r w:rsidRPr="009E757A">
        <w:rPr>
          <w:rFonts w:eastAsiaTheme="minorHAnsi"/>
          <w:caps/>
          <w:color w:val="000000" w:themeColor="text1"/>
          <w:sz w:val="26"/>
          <w:szCs w:val="26"/>
        </w:rPr>
        <w:t>Uv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r>
        <w:rPr>
          <w:rFonts w:eastAsiaTheme="minorHAnsi"/>
          <w:color w:val="000000" w:themeColor="text1"/>
          <w:sz w:val="26"/>
          <w:szCs w:val="26"/>
        </w:rPr>
        <w:t>Corneal C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rosslinking)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trong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điều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trị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bệnh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nhân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giác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mạc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hình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chóp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.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Tạp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Chí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Học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Việt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Nam</w:t>
      </w:r>
      <w:r w:rsidRPr="00B20097">
        <w:rPr>
          <w:rFonts w:eastAsiaTheme="minorHAnsi"/>
          <w:color w:val="000000" w:themeColor="text1"/>
          <w:sz w:val="26"/>
          <w:szCs w:val="26"/>
        </w:rPr>
        <w:t>. 2026;558(3)</w:t>
      </w:r>
      <w:r>
        <w:rPr>
          <w:rFonts w:eastAsiaTheme="minorHAnsi"/>
          <w:color w:val="000000" w:themeColor="text1"/>
          <w:sz w:val="26"/>
          <w:szCs w:val="26"/>
        </w:rPr>
        <w:t>:13-16</w:t>
      </w:r>
      <w:r w:rsidR="00B3193B">
        <w:rPr>
          <w:rFonts w:eastAsiaTheme="minorHAnsi"/>
          <w:color w:val="000000" w:themeColor="text1"/>
          <w:sz w:val="26"/>
          <w:szCs w:val="26"/>
          <w:lang w:val="vi-VN"/>
        </w:rPr>
        <w:t>.</w:t>
      </w:r>
    </w:p>
    <w:p w14:paraId="6BB809D1" w14:textId="77777777" w:rsidR="00F1125E" w:rsidRDefault="00F1125E" w:rsidP="00B73182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</w:p>
    <w:p w14:paraId="3300B243" w14:textId="77777777" w:rsidR="009C3D93" w:rsidRDefault="009C3D93" w:rsidP="00B73182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</w:p>
    <w:p w14:paraId="204C7A87" w14:textId="67C86812" w:rsidR="009C3D93" w:rsidRDefault="009C3D93" w:rsidP="00B73182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Với sách:</w:t>
      </w:r>
      <w:r w:rsidR="00B3193B">
        <w:rPr>
          <w:color w:val="000000" w:themeColor="text1"/>
          <w:sz w:val="26"/>
          <w:szCs w:val="26"/>
          <w:lang w:val="vi-VN"/>
        </w:rPr>
        <w:t xml:space="preserve"> Cũng phải có năm xuất bản và số trang.</w:t>
      </w:r>
    </w:p>
    <w:p w14:paraId="344C202D" w14:textId="77777777" w:rsidR="009C3D93" w:rsidRDefault="009C3D93" w:rsidP="00B73182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</w:p>
    <w:p w14:paraId="258BB53A" w14:textId="52CE10B0" w:rsidR="009C3D93" w:rsidRPr="009C3D93" w:rsidRDefault="009C3D93" w:rsidP="009C3D93">
      <w:pPr>
        <w:pStyle w:val="ListParagraph"/>
        <w:numPr>
          <w:ilvl w:val="0"/>
          <w:numId w:val="49"/>
        </w:numPr>
        <w:spacing w:line="360" w:lineRule="auto"/>
        <w:jc w:val="both"/>
        <w:rPr>
          <w:color w:val="000000" w:themeColor="text1"/>
          <w:sz w:val="26"/>
          <w:szCs w:val="26"/>
          <w:lang w:val="vi-VN"/>
        </w:rPr>
        <w:sectPr w:rsidR="009C3D93" w:rsidRPr="009C3D93" w:rsidSect="00F1125E">
          <w:headerReference w:type="default" r:id="rId19"/>
          <w:pgSz w:w="11906" w:h="16838" w:code="9"/>
          <w:pgMar w:top="1985" w:right="1134" w:bottom="1701" w:left="1985" w:header="964" w:footer="680" w:gutter="0"/>
          <w:cols w:space="720"/>
          <w:noEndnote/>
          <w:docGrid w:linePitch="360"/>
        </w:sectPr>
      </w:pPr>
      <w:r w:rsidRPr="009C3D93">
        <w:rPr>
          <w:color w:val="000000" w:themeColor="text1"/>
          <w:sz w:val="26"/>
          <w:szCs w:val="26"/>
          <w:lang w:val="vi-VN"/>
        </w:rPr>
        <w:t xml:space="preserve">Phan Dẫn và </w:t>
      </w:r>
      <w:r>
        <w:rPr>
          <w:color w:val="000000" w:themeColor="text1"/>
          <w:sz w:val="26"/>
          <w:szCs w:val="26"/>
          <w:lang w:val="vi-VN"/>
        </w:rPr>
        <w:t xml:space="preserve"> cộng sự . Giải phẫu Mắt . </w:t>
      </w:r>
      <w:r w:rsidRPr="009C3D93">
        <w:rPr>
          <w:i/>
          <w:iCs/>
          <w:color w:val="000000" w:themeColor="text1"/>
          <w:sz w:val="26"/>
          <w:szCs w:val="26"/>
          <w:lang w:val="vi-VN"/>
        </w:rPr>
        <w:t>Nhà xuất bản Y học</w:t>
      </w:r>
      <w:r>
        <w:rPr>
          <w:color w:val="000000" w:themeColor="text1"/>
          <w:sz w:val="26"/>
          <w:szCs w:val="26"/>
          <w:lang w:val="vi-VN"/>
        </w:rPr>
        <w:t>. 1996:</w:t>
      </w:r>
      <w:r w:rsidR="00B3193B">
        <w:rPr>
          <w:color w:val="000000" w:themeColor="text1"/>
          <w:sz w:val="26"/>
          <w:szCs w:val="26"/>
          <w:lang w:val="vi-VN"/>
        </w:rPr>
        <w:t>105-110.</w:t>
      </w:r>
      <w:r>
        <w:rPr>
          <w:color w:val="000000" w:themeColor="text1"/>
          <w:sz w:val="26"/>
          <w:szCs w:val="26"/>
          <w:lang w:val="vi-VN"/>
        </w:rPr>
        <w:t xml:space="preserve"> </w:t>
      </w:r>
    </w:p>
    <w:p w14:paraId="4F653A03" w14:textId="0DEA5701" w:rsidR="00FE7897" w:rsidRPr="006E7F73" w:rsidRDefault="00FE7897" w:rsidP="00F1125E">
      <w:pPr>
        <w:spacing w:line="360" w:lineRule="auto"/>
        <w:jc w:val="center"/>
        <w:rPr>
          <w:b/>
          <w:color w:val="000000" w:themeColor="text1"/>
          <w:sz w:val="28"/>
          <w:szCs w:val="26"/>
        </w:rPr>
      </w:pPr>
      <w:r w:rsidRPr="00F1125E">
        <w:rPr>
          <w:b/>
          <w:color w:val="000000" w:themeColor="text1"/>
          <w:sz w:val="28"/>
          <w:szCs w:val="26"/>
        </w:rPr>
        <w:lastRenderedPageBreak/>
        <w:t>PHỤ</w:t>
      </w:r>
      <w:r w:rsidRPr="00F1125E">
        <w:rPr>
          <w:b/>
          <w:color w:val="000000" w:themeColor="text1"/>
          <w:sz w:val="28"/>
          <w:szCs w:val="26"/>
          <w:lang w:val="vi-VN"/>
        </w:rPr>
        <w:t xml:space="preserve"> LỤC</w:t>
      </w:r>
      <w:r w:rsidR="006E7F73">
        <w:rPr>
          <w:b/>
          <w:color w:val="000000" w:themeColor="text1"/>
          <w:sz w:val="28"/>
          <w:szCs w:val="26"/>
        </w:rPr>
        <w:t xml:space="preserve"> 1</w:t>
      </w:r>
    </w:p>
    <w:p w14:paraId="3A154DD8" w14:textId="324A8479" w:rsidR="00481577" w:rsidRPr="00F1125E" w:rsidRDefault="006E7F73" w:rsidP="00F1125E">
      <w:pPr>
        <w:spacing w:line="360" w:lineRule="auto"/>
        <w:jc w:val="center"/>
        <w:rPr>
          <w:b/>
          <w:color w:val="000000" w:themeColor="text1"/>
          <w:sz w:val="28"/>
          <w:szCs w:val="26"/>
          <w:lang w:val="vi-VN"/>
        </w:rPr>
      </w:pPr>
      <w:r>
        <w:rPr>
          <w:b/>
          <w:color w:val="000000" w:themeColor="text1"/>
          <w:sz w:val="28"/>
          <w:szCs w:val="26"/>
        </w:rPr>
        <w:t>BỆNH ÁN NGHIÊN CỨU</w:t>
      </w:r>
    </w:p>
    <w:p w14:paraId="21B64AD2" w14:textId="77777777" w:rsidR="00F1125E" w:rsidRDefault="00F1125E" w:rsidP="00F1125E">
      <w:pPr>
        <w:spacing w:line="360" w:lineRule="auto"/>
        <w:rPr>
          <w:color w:val="000000" w:themeColor="text1"/>
          <w:sz w:val="26"/>
          <w:szCs w:val="26"/>
        </w:rPr>
      </w:pPr>
    </w:p>
    <w:p w14:paraId="2AA39B73" w14:textId="2FEA701E" w:rsidR="006E7F73" w:rsidRDefault="002F183C" w:rsidP="00423DE0">
      <w:pPr>
        <w:spacing w:line="360" w:lineRule="auto"/>
        <w:jc w:val="center"/>
        <w:rPr>
          <w:color w:val="000000" w:themeColor="text1"/>
          <w:sz w:val="22"/>
          <w:szCs w:val="22"/>
        </w:rPr>
      </w:pPr>
      <w:r w:rsidRPr="00CF3573">
        <w:rPr>
          <w:color w:val="000000" w:themeColor="text1"/>
          <w:sz w:val="22"/>
          <w:szCs w:val="22"/>
        </w:rPr>
        <w:t>……</w:t>
      </w:r>
      <w:r w:rsidR="006E7F73">
        <w:rPr>
          <w:color w:val="000000" w:themeColor="text1"/>
          <w:sz w:val="22"/>
          <w:szCs w:val="22"/>
        </w:rPr>
        <w:t>………………………………………………………………………………..</w:t>
      </w:r>
    </w:p>
    <w:sectPr w:rsidR="006E7F73" w:rsidSect="00F1125E">
      <w:headerReference w:type="default" r:id="rId20"/>
      <w:headerReference w:type="first" r:id="rId21"/>
      <w:pgSz w:w="11900" w:h="16840" w:code="9"/>
      <w:pgMar w:top="1418" w:right="1134" w:bottom="1418" w:left="1701" w:header="964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3F5B32" w14:textId="77777777" w:rsidR="007F619B" w:rsidRDefault="007F619B">
      <w:r>
        <w:separator/>
      </w:r>
    </w:p>
  </w:endnote>
  <w:endnote w:type="continuationSeparator" w:id="0">
    <w:p w14:paraId="485DA657" w14:textId="77777777" w:rsidR="007F619B" w:rsidRDefault="007F6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MinionPro-It">
    <w:altName w:val="Cambria"/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notTrueType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P7B72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42015A" w14:textId="77777777" w:rsidR="007F619B" w:rsidRDefault="007F619B">
      <w:r>
        <w:separator/>
      </w:r>
    </w:p>
  </w:footnote>
  <w:footnote w:type="continuationSeparator" w:id="0">
    <w:p w14:paraId="6F1FE841" w14:textId="77777777" w:rsidR="007F619B" w:rsidRDefault="007F6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39081011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75B6744" w14:textId="24F9D324" w:rsidR="00CD05A5" w:rsidRDefault="00CD05A5" w:rsidP="003855F4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D902FCE" w14:textId="77777777" w:rsidR="00CD05A5" w:rsidRDefault="00CD05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BC533" w14:textId="77777777" w:rsidR="00CD05A5" w:rsidRPr="00556C5B" w:rsidRDefault="00CD05A5" w:rsidP="00B14E69">
    <w:pPr>
      <w:pStyle w:val="Header"/>
      <w:jc w:val="center"/>
      <w:rPr>
        <w:rFonts w:ascii="Times New Roman" w:hAnsi="Times New Roman" w:cs="Times New Roman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D186F" w14:textId="77777777" w:rsidR="00CD05A5" w:rsidRPr="00A27427" w:rsidRDefault="00CD05A5" w:rsidP="00B14E69">
    <w:pPr>
      <w:pStyle w:val="Header"/>
      <w:jc w:val="center"/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989753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5ABEADA8" w14:textId="2BBC96DD" w:rsidR="00CD05A5" w:rsidRPr="003608B7" w:rsidRDefault="00CD05A5" w:rsidP="003608B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3608B7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3608B7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3608B7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4239C">
          <w:rPr>
            <w:rFonts w:ascii="Times New Roman" w:hAnsi="Times New Roman" w:cs="Times New Roman"/>
            <w:noProof/>
            <w:sz w:val="26"/>
            <w:szCs w:val="26"/>
          </w:rPr>
          <w:t>3</w:t>
        </w:r>
        <w:r w:rsidRPr="003608B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50451822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F86FD3D" w14:textId="0840AB73" w:rsidR="00CD05A5" w:rsidRDefault="00CD05A5" w:rsidP="008B7B0B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385DEEFE" w14:textId="77777777" w:rsidR="00CD05A5" w:rsidRDefault="00CD05A5" w:rsidP="00B14E69">
    <w:pPr>
      <w:pStyle w:val="Header"/>
      <w:jc w:val="center"/>
    </w:pPr>
  </w:p>
  <w:p w14:paraId="34675CED" w14:textId="77777777" w:rsidR="00CD05A5" w:rsidRDefault="00CD05A5" w:rsidP="00B14E69">
    <w:pPr>
      <w:pStyle w:val="Header"/>
      <w:jc w:val="center"/>
    </w:pPr>
  </w:p>
  <w:p w14:paraId="4104450A" w14:textId="77777777" w:rsidR="00CD05A5" w:rsidRPr="008B7B0B" w:rsidRDefault="00CD05A5" w:rsidP="00B14E69">
    <w:pPr>
      <w:pStyle w:val="Header"/>
      <w:jc w:val="center"/>
    </w:pPr>
  </w:p>
  <w:p w14:paraId="06A669A2" w14:textId="452DDB10" w:rsidR="00CD05A5" w:rsidRPr="008B7B0B" w:rsidRDefault="00CD05A5" w:rsidP="00B14E69">
    <w:pPr>
      <w:pStyle w:val="Header"/>
      <w:jc w:val="center"/>
      <w:rPr>
        <w:rFonts w:ascii="Times New Roman" w:hAnsi="Times New Roman" w:cs="Times New Roman"/>
        <w:sz w:val="26"/>
        <w:szCs w:val="2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39366331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237FE18" w14:textId="632925DC" w:rsidR="00CD05A5" w:rsidRDefault="00CD05A5" w:rsidP="00B14E69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3</w:t>
        </w:r>
        <w:r>
          <w:rPr>
            <w:rStyle w:val="PageNumber"/>
          </w:rPr>
          <w:fldChar w:fldCharType="end"/>
        </w:r>
      </w:p>
    </w:sdtContent>
  </w:sdt>
  <w:p w14:paraId="2C75EB37" w14:textId="32713D49" w:rsidR="00CD05A5" w:rsidRPr="008B7B0B" w:rsidRDefault="00CD05A5" w:rsidP="008B7B0B">
    <w:pPr>
      <w:pStyle w:val="Header"/>
      <w:rPr>
        <w:lang w:val="en-U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6ED200" w14:textId="4530B52C" w:rsidR="00CD05A5" w:rsidRPr="003608B7" w:rsidRDefault="00CD05A5" w:rsidP="003608B7">
    <w:pPr>
      <w:pStyle w:val="Header"/>
      <w:jc w:val="center"/>
      <w:rPr>
        <w:rFonts w:ascii="Times New Roman" w:hAnsi="Times New Roman" w:cs="Times New Roman"/>
        <w:sz w:val="26"/>
        <w:szCs w:val="26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3709758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6508499C" w14:textId="77777777" w:rsidR="00CD05A5" w:rsidRDefault="00CD05A5" w:rsidP="00B14E69">
        <w:pPr>
          <w:pStyle w:val="Header"/>
          <w:jc w:val="center"/>
          <w:rPr>
            <w:lang w:val="en-US"/>
          </w:rPr>
        </w:pPr>
      </w:p>
      <w:p w14:paraId="09FCCCDA" w14:textId="77777777" w:rsidR="00CD05A5" w:rsidRDefault="00CD05A5" w:rsidP="00B14E69">
        <w:pPr>
          <w:pStyle w:val="Header"/>
          <w:jc w:val="center"/>
          <w:rPr>
            <w:lang w:val="en-US"/>
          </w:rPr>
        </w:pPr>
      </w:p>
      <w:p w14:paraId="424B7F3E" w14:textId="77777777" w:rsidR="00CD05A5" w:rsidRPr="008C621F" w:rsidRDefault="007F619B" w:rsidP="00B14E69">
        <w:pPr>
          <w:pStyle w:val="Header"/>
          <w:jc w:val="center"/>
          <w:rPr>
            <w:lang w:val="en-US"/>
          </w:rPr>
        </w:pP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1164F" w14:textId="0C18BFE3" w:rsidR="00CD05A5" w:rsidRPr="006F6099" w:rsidRDefault="00CD05A5" w:rsidP="00E70990">
    <w:pPr>
      <w:pStyle w:val="Header"/>
      <w:rPr>
        <w:lang w:val="en-US"/>
      </w:rPr>
    </w:pPr>
  </w:p>
  <w:p w14:paraId="1201ADA4" w14:textId="77777777" w:rsidR="00CD05A5" w:rsidRPr="00A27427" w:rsidRDefault="00CD05A5" w:rsidP="00B14E69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2061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6AD5"/>
    <w:multiLevelType w:val="hybridMultilevel"/>
    <w:tmpl w:val="8D52EF42"/>
    <w:lvl w:ilvl="0" w:tplc="11181BF0">
      <w:start w:val="119"/>
      <w:numFmt w:val="bullet"/>
      <w:lvlText w:val="-"/>
      <w:lvlJc w:val="left"/>
      <w:pPr>
        <w:ind w:left="-284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</w:abstractNum>
  <w:abstractNum w:abstractNumId="2" w15:restartNumberingAfterBreak="0">
    <w:nsid w:val="09121CB8"/>
    <w:multiLevelType w:val="hybridMultilevel"/>
    <w:tmpl w:val="1076F9CC"/>
    <w:lvl w:ilvl="0" w:tplc="7C066164">
      <w:numFmt w:val="bullet"/>
      <w:lvlText w:val="•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092335A7"/>
    <w:multiLevelType w:val="hybridMultilevel"/>
    <w:tmpl w:val="0F64BFB6"/>
    <w:lvl w:ilvl="0" w:tplc="A9500FF8">
      <w:start w:val="1"/>
      <w:numFmt w:val="bullet"/>
      <w:lvlText w:val="-"/>
      <w:lvlJc w:val="left"/>
      <w:pPr>
        <w:ind w:left="1211" w:hanging="360"/>
      </w:pPr>
      <w:rPr>
        <w:rFonts w:ascii="Times New Roman" w:eastAsia=".VnTim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D0A75F4"/>
    <w:multiLevelType w:val="hybridMultilevel"/>
    <w:tmpl w:val="BF3CF03E"/>
    <w:lvl w:ilvl="0" w:tplc="7C066164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0024B84"/>
    <w:multiLevelType w:val="hybridMultilevel"/>
    <w:tmpl w:val="8B7C8790"/>
    <w:lvl w:ilvl="0" w:tplc="11181BF0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44E21"/>
    <w:multiLevelType w:val="multilevel"/>
    <w:tmpl w:val="6854D328"/>
    <w:lvl w:ilvl="0">
      <w:start w:val="11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410FC"/>
    <w:multiLevelType w:val="hybridMultilevel"/>
    <w:tmpl w:val="785CEDC2"/>
    <w:lvl w:ilvl="0" w:tplc="A9500FF8">
      <w:start w:val="1"/>
      <w:numFmt w:val="bullet"/>
      <w:lvlText w:val="-"/>
      <w:lvlJc w:val="left"/>
      <w:pPr>
        <w:ind w:left="927" w:hanging="360"/>
      </w:pPr>
      <w:rPr>
        <w:rFonts w:ascii="Times New Roman" w:eastAsia=".VnTime" w:hAnsi="Times New Roman" w:cs="Times New Roman" w:hint="default"/>
        <w:b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40A0474"/>
    <w:multiLevelType w:val="hybridMultilevel"/>
    <w:tmpl w:val="FA60E1D4"/>
    <w:lvl w:ilvl="0" w:tplc="11181BF0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21B8B"/>
    <w:multiLevelType w:val="hybridMultilevel"/>
    <w:tmpl w:val="884C7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FFFFFFFF">
      <w:start w:val="1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017145"/>
    <w:multiLevelType w:val="hybridMultilevel"/>
    <w:tmpl w:val="B358BA84"/>
    <w:lvl w:ilvl="0" w:tplc="7C066164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D43378A"/>
    <w:multiLevelType w:val="hybridMultilevel"/>
    <w:tmpl w:val="D5FCA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321B9B"/>
    <w:multiLevelType w:val="hybridMultilevel"/>
    <w:tmpl w:val="BB10E9A2"/>
    <w:lvl w:ilvl="0" w:tplc="FFFFFFFF">
      <w:start w:val="11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</w:rPr>
    </w:lvl>
    <w:lvl w:ilvl="1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2" w:tplc="7C066164">
      <w:numFmt w:val="bullet"/>
      <w:lvlText w:val="•"/>
      <w:lvlJc w:val="left"/>
      <w:pPr>
        <w:ind w:left="2880" w:hanging="72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4E5D7D"/>
    <w:multiLevelType w:val="hybridMultilevel"/>
    <w:tmpl w:val="4C467278"/>
    <w:lvl w:ilvl="0" w:tplc="6CEADF9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BA1608"/>
    <w:multiLevelType w:val="hybridMultilevel"/>
    <w:tmpl w:val="853CD726"/>
    <w:lvl w:ilvl="0" w:tplc="11181BF0">
      <w:start w:val="119"/>
      <w:numFmt w:val="bullet"/>
      <w:lvlText w:val="-"/>
      <w:lvlJc w:val="left"/>
      <w:pPr>
        <w:ind w:left="2781" w:hanging="360"/>
      </w:pPr>
      <w:rPr>
        <w:rFonts w:ascii="Calibri" w:eastAsia="Calibri" w:hAnsi="Calibri" w:cs="Calibri" w:hint="default"/>
        <w:b w:val="0"/>
      </w:rPr>
    </w:lvl>
    <w:lvl w:ilvl="1" w:tplc="7C066164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5" w15:restartNumberingAfterBreak="0">
    <w:nsid w:val="23DF5ECA"/>
    <w:multiLevelType w:val="multilevel"/>
    <w:tmpl w:val="91B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E7230"/>
    <w:multiLevelType w:val="hybridMultilevel"/>
    <w:tmpl w:val="A74A53AC"/>
    <w:lvl w:ilvl="0" w:tplc="FFFFFFFF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</w:rPr>
    </w:lvl>
    <w:lvl w:ilvl="1" w:tplc="FFFFFFFF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2" w:tplc="7C066164">
      <w:numFmt w:val="bullet"/>
      <w:lvlText w:val="•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1063C4"/>
    <w:multiLevelType w:val="hybridMultilevel"/>
    <w:tmpl w:val="B45EF61E"/>
    <w:lvl w:ilvl="0" w:tplc="ADCAA2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FD0B56"/>
    <w:multiLevelType w:val="hybridMultilevel"/>
    <w:tmpl w:val="3E441B7E"/>
    <w:lvl w:ilvl="0" w:tplc="A9500FF8">
      <w:start w:val="1"/>
      <w:numFmt w:val="bullet"/>
      <w:lvlText w:val="-"/>
      <w:lvlJc w:val="left"/>
      <w:pPr>
        <w:ind w:left="1210" w:hanging="360"/>
      </w:pPr>
      <w:rPr>
        <w:rFonts w:ascii="Times New Roman" w:eastAsia=".VnTime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0B7E6E"/>
    <w:multiLevelType w:val="hybridMultilevel"/>
    <w:tmpl w:val="0FF6A3A6"/>
    <w:lvl w:ilvl="0" w:tplc="ADCAA2B8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13D293D"/>
    <w:multiLevelType w:val="hybridMultilevel"/>
    <w:tmpl w:val="16A4E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B6363A"/>
    <w:multiLevelType w:val="hybridMultilevel"/>
    <w:tmpl w:val="31D6607C"/>
    <w:lvl w:ilvl="0" w:tplc="11181BF0">
      <w:start w:val="11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BA4995"/>
    <w:multiLevelType w:val="hybridMultilevel"/>
    <w:tmpl w:val="D3F0568A"/>
    <w:lvl w:ilvl="0" w:tplc="F9DAAFA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6B14C2"/>
    <w:multiLevelType w:val="hybridMultilevel"/>
    <w:tmpl w:val="1794FF3A"/>
    <w:lvl w:ilvl="0" w:tplc="7C066164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-21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</w:abstractNum>
  <w:abstractNum w:abstractNumId="24" w15:restartNumberingAfterBreak="0">
    <w:nsid w:val="3AA05CE7"/>
    <w:multiLevelType w:val="hybridMultilevel"/>
    <w:tmpl w:val="31A83F2C"/>
    <w:lvl w:ilvl="0" w:tplc="11181BF0">
      <w:start w:val="11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</w:rPr>
    </w:lvl>
    <w:lvl w:ilvl="1" w:tplc="DA70B84E">
      <w:start w:val="1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285521"/>
    <w:multiLevelType w:val="hybridMultilevel"/>
    <w:tmpl w:val="7D4682CC"/>
    <w:lvl w:ilvl="0" w:tplc="11181BF0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</w:rPr>
    </w:lvl>
    <w:lvl w:ilvl="1" w:tplc="11181BF0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2" w:tplc="11181BF0">
      <w:start w:val="119"/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  <w:b w:val="0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311228"/>
    <w:multiLevelType w:val="hybridMultilevel"/>
    <w:tmpl w:val="DDE8A6A4"/>
    <w:lvl w:ilvl="0" w:tplc="1A62AACC">
      <w:start w:val="1"/>
      <w:numFmt w:val="decimal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7" w15:restartNumberingAfterBreak="0">
    <w:nsid w:val="3F322498"/>
    <w:multiLevelType w:val="hybridMultilevel"/>
    <w:tmpl w:val="B02ACAB0"/>
    <w:lvl w:ilvl="0" w:tplc="FFFFFFFF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181BF0">
      <w:start w:val="119"/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  <w:b w:val="0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3679BF"/>
    <w:multiLevelType w:val="hybridMultilevel"/>
    <w:tmpl w:val="1F22AD46"/>
    <w:lvl w:ilvl="0" w:tplc="7C066164">
      <w:numFmt w:val="bullet"/>
      <w:lvlText w:val="•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</w:rPr>
    </w:lvl>
    <w:lvl w:ilvl="1" w:tplc="FFFFFFFF">
      <w:start w:val="1"/>
      <w:numFmt w:val="bullet"/>
      <w:lvlText w:val=""/>
      <w:lvlJc w:val="left"/>
      <w:pPr>
        <w:ind w:left="1931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50B45E10"/>
    <w:multiLevelType w:val="multilevel"/>
    <w:tmpl w:val="4874F12C"/>
    <w:lvl w:ilvl="0">
      <w:start w:val="1"/>
      <w:numFmt w:val="bullet"/>
      <w:lvlText w:val="-"/>
      <w:lvlJc w:val="left"/>
      <w:pPr>
        <w:ind w:left="1352" w:hanging="360"/>
      </w:pPr>
      <w:rPr>
        <w:rFonts w:ascii="Times New Roman" w:eastAsia=".VnTime" w:hAnsi="Times New Roman" w:cs="Times New Roman" w:hint="default"/>
        <w:b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04990"/>
    <w:multiLevelType w:val="hybridMultilevel"/>
    <w:tmpl w:val="5ECC4CA0"/>
    <w:lvl w:ilvl="0" w:tplc="A9500FF8">
      <w:start w:val="1"/>
      <w:numFmt w:val="bullet"/>
      <w:lvlText w:val="-"/>
      <w:lvlJc w:val="left"/>
      <w:pPr>
        <w:ind w:left="1210" w:hanging="360"/>
      </w:pPr>
      <w:rPr>
        <w:rFonts w:ascii="Times New Roman" w:eastAsia=".VnTime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1" w15:restartNumberingAfterBreak="0">
    <w:nsid w:val="546B63A7"/>
    <w:multiLevelType w:val="hybridMultilevel"/>
    <w:tmpl w:val="D04A27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AA5375"/>
    <w:multiLevelType w:val="hybridMultilevel"/>
    <w:tmpl w:val="ECCAB0DA"/>
    <w:lvl w:ilvl="0" w:tplc="11181BF0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8D04FB"/>
    <w:multiLevelType w:val="hybridMultilevel"/>
    <w:tmpl w:val="A1CC87F0"/>
    <w:lvl w:ilvl="0" w:tplc="ADCAA2B8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34" w15:restartNumberingAfterBreak="0">
    <w:nsid w:val="61385A40"/>
    <w:multiLevelType w:val="hybridMultilevel"/>
    <w:tmpl w:val="F8D4A3A8"/>
    <w:lvl w:ilvl="0" w:tplc="7C066164">
      <w:numFmt w:val="bullet"/>
      <w:lvlText w:val="•"/>
      <w:lvlJc w:val="left"/>
      <w:pPr>
        <w:ind w:left="1211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658A2844"/>
    <w:multiLevelType w:val="hybridMultilevel"/>
    <w:tmpl w:val="51CA3364"/>
    <w:lvl w:ilvl="0" w:tplc="1A62AACC">
      <w:start w:val="1"/>
      <w:numFmt w:val="decimal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6" w15:restartNumberingAfterBreak="0">
    <w:nsid w:val="692A3232"/>
    <w:multiLevelType w:val="hybridMultilevel"/>
    <w:tmpl w:val="E406615C"/>
    <w:lvl w:ilvl="0" w:tplc="A9500FF8">
      <w:start w:val="1"/>
      <w:numFmt w:val="bullet"/>
      <w:lvlText w:val="-"/>
      <w:lvlJc w:val="left"/>
      <w:pPr>
        <w:ind w:left="720" w:hanging="360"/>
      </w:pPr>
      <w:rPr>
        <w:rFonts w:ascii="Times New Roman" w:eastAsia=".VnTim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CF51AB"/>
    <w:multiLevelType w:val="hybridMultilevel"/>
    <w:tmpl w:val="26E44F46"/>
    <w:lvl w:ilvl="0" w:tplc="A9500FF8">
      <w:start w:val="1"/>
      <w:numFmt w:val="bullet"/>
      <w:lvlText w:val="-"/>
      <w:lvlJc w:val="left"/>
      <w:pPr>
        <w:ind w:left="720" w:hanging="360"/>
      </w:pPr>
      <w:rPr>
        <w:rFonts w:ascii="Times New Roman" w:eastAsia=".VnTime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54A0B"/>
    <w:multiLevelType w:val="multilevel"/>
    <w:tmpl w:val="A740D9FC"/>
    <w:styleLink w:val="CurrentList1"/>
    <w:lvl w:ilvl="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2A907AB"/>
    <w:multiLevelType w:val="multilevel"/>
    <w:tmpl w:val="BFB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6142C"/>
    <w:multiLevelType w:val="hybridMultilevel"/>
    <w:tmpl w:val="318C27A8"/>
    <w:lvl w:ilvl="0" w:tplc="13842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E7768">
      <w:start w:val="1"/>
      <w:numFmt w:val="bullet"/>
      <w:pStyle w:val="BulletPointsHeading2Secondary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7CA5E57"/>
    <w:multiLevelType w:val="hybridMultilevel"/>
    <w:tmpl w:val="D8C246AE"/>
    <w:lvl w:ilvl="0" w:tplc="7C066164">
      <w:numFmt w:val="bullet"/>
      <w:lvlText w:val="•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2" w15:restartNumberingAfterBreak="0">
    <w:nsid w:val="7A7643C9"/>
    <w:multiLevelType w:val="multilevel"/>
    <w:tmpl w:val="9300FF36"/>
    <w:lvl w:ilvl="0">
      <w:start w:val="1"/>
      <w:numFmt w:val="bullet"/>
      <w:lvlText w:val="-"/>
      <w:lvlJc w:val="left"/>
      <w:pPr>
        <w:ind w:left="1210" w:hanging="360"/>
      </w:pPr>
      <w:rPr>
        <w:rFonts w:ascii="Times New Roman" w:eastAsia=".VnTime" w:hAnsi="Times New Roman" w:cs="Times New Roman" w:hint="default"/>
        <w:b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326DC2"/>
    <w:multiLevelType w:val="hybridMultilevel"/>
    <w:tmpl w:val="E1306BD8"/>
    <w:lvl w:ilvl="0" w:tplc="A9500FF8">
      <w:start w:val="1"/>
      <w:numFmt w:val="bullet"/>
      <w:lvlText w:val="-"/>
      <w:lvlJc w:val="left"/>
      <w:pPr>
        <w:ind w:left="927" w:hanging="360"/>
      </w:pPr>
      <w:rPr>
        <w:rFonts w:ascii="Times New Roman" w:eastAsia=".VnTime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4" w15:restartNumberingAfterBreak="0">
    <w:nsid w:val="7B344587"/>
    <w:multiLevelType w:val="hybridMultilevel"/>
    <w:tmpl w:val="3CB2C264"/>
    <w:lvl w:ilvl="0" w:tplc="759A191A">
      <w:start w:val="1"/>
      <w:numFmt w:val="bullet"/>
      <w:pStyle w:val="MainPrimary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26FDA0">
      <w:start w:val="1"/>
      <w:numFmt w:val="bullet"/>
      <w:pStyle w:val="MainSecondary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2" w:tplc="B6405A36">
      <w:start w:val="1"/>
      <w:numFmt w:val="bullet"/>
      <w:pStyle w:val="MainTertiary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DB60C3"/>
    <w:multiLevelType w:val="multilevel"/>
    <w:tmpl w:val="65A25308"/>
    <w:lvl w:ilvl="0">
      <w:start w:val="1"/>
      <w:numFmt w:val="bullet"/>
      <w:lvlText w:val="-"/>
      <w:lvlJc w:val="left"/>
      <w:pPr>
        <w:ind w:left="1210" w:hanging="360"/>
      </w:pPr>
      <w:rPr>
        <w:rFonts w:ascii="Times New Roman" w:eastAsia=".VnTime" w:hAnsi="Times New Roman" w:cs="Times New Roman" w:hint="default"/>
        <w:b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A084B"/>
    <w:multiLevelType w:val="hybridMultilevel"/>
    <w:tmpl w:val="E64EBE7A"/>
    <w:lvl w:ilvl="0" w:tplc="ADCAA2B8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-35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</w:abstractNum>
  <w:abstractNum w:abstractNumId="47" w15:restartNumberingAfterBreak="0">
    <w:nsid w:val="7F4D0B8D"/>
    <w:multiLevelType w:val="hybridMultilevel"/>
    <w:tmpl w:val="6106B6A4"/>
    <w:lvl w:ilvl="0" w:tplc="EBCEC7A2">
      <w:start w:val="1"/>
      <w:numFmt w:val="bullet"/>
      <w:pStyle w:val="Primar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29F10">
      <w:start w:val="1"/>
      <w:numFmt w:val="bullet"/>
      <w:pStyle w:val="Tablesecondary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792057"/>
    <w:multiLevelType w:val="hybridMultilevel"/>
    <w:tmpl w:val="A740D9FC"/>
    <w:lvl w:ilvl="0" w:tplc="7C06616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0"/>
  </w:num>
  <w:num w:numId="3">
    <w:abstractNumId w:val="47"/>
  </w:num>
  <w:num w:numId="4">
    <w:abstractNumId w:val="44"/>
  </w:num>
  <w:num w:numId="5">
    <w:abstractNumId w:val="36"/>
  </w:num>
  <w:num w:numId="6">
    <w:abstractNumId w:val="30"/>
  </w:num>
  <w:num w:numId="7">
    <w:abstractNumId w:val="18"/>
  </w:num>
  <w:num w:numId="8">
    <w:abstractNumId w:val="25"/>
  </w:num>
  <w:num w:numId="9">
    <w:abstractNumId w:val="32"/>
  </w:num>
  <w:num w:numId="10">
    <w:abstractNumId w:val="29"/>
  </w:num>
  <w:num w:numId="11">
    <w:abstractNumId w:val="6"/>
  </w:num>
  <w:num w:numId="12">
    <w:abstractNumId w:val="24"/>
  </w:num>
  <w:num w:numId="13">
    <w:abstractNumId w:val="12"/>
  </w:num>
  <w:num w:numId="14">
    <w:abstractNumId w:val="1"/>
  </w:num>
  <w:num w:numId="15">
    <w:abstractNumId w:val="14"/>
  </w:num>
  <w:num w:numId="16">
    <w:abstractNumId w:val="8"/>
  </w:num>
  <w:num w:numId="17">
    <w:abstractNumId w:val="5"/>
  </w:num>
  <w:num w:numId="18">
    <w:abstractNumId w:val="33"/>
  </w:num>
  <w:num w:numId="19">
    <w:abstractNumId w:val="42"/>
  </w:num>
  <w:num w:numId="20">
    <w:abstractNumId w:val="21"/>
  </w:num>
  <w:num w:numId="21">
    <w:abstractNumId w:val="27"/>
  </w:num>
  <w:num w:numId="22">
    <w:abstractNumId w:val="3"/>
  </w:num>
  <w:num w:numId="23">
    <w:abstractNumId w:val="26"/>
  </w:num>
  <w:num w:numId="24">
    <w:abstractNumId w:val="35"/>
  </w:num>
  <w:num w:numId="25">
    <w:abstractNumId w:val="19"/>
  </w:num>
  <w:num w:numId="26">
    <w:abstractNumId w:val="17"/>
  </w:num>
  <w:num w:numId="27">
    <w:abstractNumId w:val="7"/>
  </w:num>
  <w:num w:numId="28">
    <w:abstractNumId w:val="39"/>
  </w:num>
  <w:num w:numId="29">
    <w:abstractNumId w:val="43"/>
  </w:num>
  <w:num w:numId="30">
    <w:abstractNumId w:val="34"/>
  </w:num>
  <w:num w:numId="31">
    <w:abstractNumId w:val="46"/>
  </w:num>
  <w:num w:numId="32">
    <w:abstractNumId w:val="48"/>
  </w:num>
  <w:num w:numId="33">
    <w:abstractNumId w:val="9"/>
  </w:num>
  <w:num w:numId="34">
    <w:abstractNumId w:val="28"/>
  </w:num>
  <w:num w:numId="35">
    <w:abstractNumId w:val="23"/>
  </w:num>
  <w:num w:numId="36">
    <w:abstractNumId w:val="10"/>
  </w:num>
  <w:num w:numId="37">
    <w:abstractNumId w:val="4"/>
  </w:num>
  <w:num w:numId="38">
    <w:abstractNumId w:val="22"/>
  </w:num>
  <w:num w:numId="39">
    <w:abstractNumId w:val="41"/>
  </w:num>
  <w:num w:numId="40">
    <w:abstractNumId w:val="16"/>
  </w:num>
  <w:num w:numId="41">
    <w:abstractNumId w:val="2"/>
  </w:num>
  <w:num w:numId="42">
    <w:abstractNumId w:val="45"/>
  </w:num>
  <w:num w:numId="43">
    <w:abstractNumId w:val="15"/>
  </w:num>
  <w:num w:numId="44">
    <w:abstractNumId w:val="38"/>
  </w:num>
  <w:num w:numId="45">
    <w:abstractNumId w:val="0"/>
  </w:num>
  <w:num w:numId="46">
    <w:abstractNumId w:val="31"/>
  </w:num>
  <w:num w:numId="47">
    <w:abstractNumId w:val="13"/>
  </w:num>
  <w:num w:numId="48">
    <w:abstractNumId w:val="11"/>
  </w:num>
  <w:num w:numId="49">
    <w:abstractNumId w:val="20"/>
  </w:num>
  <w:numIdMacAtCleanup w:val="28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F74"/>
    <w:rsid w:val="00000F61"/>
    <w:rsid w:val="000027A8"/>
    <w:rsid w:val="00003ACD"/>
    <w:rsid w:val="00004E40"/>
    <w:rsid w:val="00005A9E"/>
    <w:rsid w:val="00006A13"/>
    <w:rsid w:val="00006A46"/>
    <w:rsid w:val="0000732C"/>
    <w:rsid w:val="00007F6D"/>
    <w:rsid w:val="00010634"/>
    <w:rsid w:val="00010A14"/>
    <w:rsid w:val="000129D4"/>
    <w:rsid w:val="0001312A"/>
    <w:rsid w:val="00015207"/>
    <w:rsid w:val="00016A17"/>
    <w:rsid w:val="00017082"/>
    <w:rsid w:val="00020309"/>
    <w:rsid w:val="000208A4"/>
    <w:rsid w:val="00022E96"/>
    <w:rsid w:val="00024879"/>
    <w:rsid w:val="00024C7B"/>
    <w:rsid w:val="00026EC6"/>
    <w:rsid w:val="00031758"/>
    <w:rsid w:val="000323BC"/>
    <w:rsid w:val="00033308"/>
    <w:rsid w:val="000335A8"/>
    <w:rsid w:val="0003365F"/>
    <w:rsid w:val="0003367A"/>
    <w:rsid w:val="00033783"/>
    <w:rsid w:val="00033B3C"/>
    <w:rsid w:val="0003456D"/>
    <w:rsid w:val="000360B1"/>
    <w:rsid w:val="000376B5"/>
    <w:rsid w:val="000415FE"/>
    <w:rsid w:val="000423DB"/>
    <w:rsid w:val="000428A8"/>
    <w:rsid w:val="00042CDA"/>
    <w:rsid w:val="00046C3C"/>
    <w:rsid w:val="0005280C"/>
    <w:rsid w:val="00052D68"/>
    <w:rsid w:val="00052F3E"/>
    <w:rsid w:val="00054595"/>
    <w:rsid w:val="00054A84"/>
    <w:rsid w:val="0005528B"/>
    <w:rsid w:val="00055941"/>
    <w:rsid w:val="00060592"/>
    <w:rsid w:val="0006152C"/>
    <w:rsid w:val="00061577"/>
    <w:rsid w:val="00062A14"/>
    <w:rsid w:val="00063733"/>
    <w:rsid w:val="00064878"/>
    <w:rsid w:val="0006543B"/>
    <w:rsid w:val="00066D79"/>
    <w:rsid w:val="0007069E"/>
    <w:rsid w:val="0007110A"/>
    <w:rsid w:val="00071174"/>
    <w:rsid w:val="00074D2B"/>
    <w:rsid w:val="00077D67"/>
    <w:rsid w:val="000800B8"/>
    <w:rsid w:val="00080C27"/>
    <w:rsid w:val="00082AB1"/>
    <w:rsid w:val="00082FED"/>
    <w:rsid w:val="000831D6"/>
    <w:rsid w:val="0008334C"/>
    <w:rsid w:val="0008366C"/>
    <w:rsid w:val="00083981"/>
    <w:rsid w:val="00084020"/>
    <w:rsid w:val="00084483"/>
    <w:rsid w:val="0008459B"/>
    <w:rsid w:val="000869CD"/>
    <w:rsid w:val="00086B39"/>
    <w:rsid w:val="000904F1"/>
    <w:rsid w:val="0009154F"/>
    <w:rsid w:val="00094E80"/>
    <w:rsid w:val="00095AE7"/>
    <w:rsid w:val="00095D2B"/>
    <w:rsid w:val="000A0915"/>
    <w:rsid w:val="000A16FA"/>
    <w:rsid w:val="000A1A7D"/>
    <w:rsid w:val="000A2759"/>
    <w:rsid w:val="000A5C89"/>
    <w:rsid w:val="000A5CDD"/>
    <w:rsid w:val="000A5FA6"/>
    <w:rsid w:val="000B322C"/>
    <w:rsid w:val="000B46E5"/>
    <w:rsid w:val="000B640A"/>
    <w:rsid w:val="000C07F6"/>
    <w:rsid w:val="000C07FD"/>
    <w:rsid w:val="000C0DB6"/>
    <w:rsid w:val="000C12F6"/>
    <w:rsid w:val="000C268E"/>
    <w:rsid w:val="000C3533"/>
    <w:rsid w:val="000C7720"/>
    <w:rsid w:val="000C7F42"/>
    <w:rsid w:val="000D0719"/>
    <w:rsid w:val="000D1D56"/>
    <w:rsid w:val="000D28D0"/>
    <w:rsid w:val="000D3580"/>
    <w:rsid w:val="000D36A3"/>
    <w:rsid w:val="000D38B4"/>
    <w:rsid w:val="000D3C49"/>
    <w:rsid w:val="000D4A43"/>
    <w:rsid w:val="000D7173"/>
    <w:rsid w:val="000D7204"/>
    <w:rsid w:val="000D7789"/>
    <w:rsid w:val="000E0A7F"/>
    <w:rsid w:val="000E478E"/>
    <w:rsid w:val="000E4FBB"/>
    <w:rsid w:val="000E5F71"/>
    <w:rsid w:val="000E637A"/>
    <w:rsid w:val="000E76B4"/>
    <w:rsid w:val="000E7EF6"/>
    <w:rsid w:val="000F1D0C"/>
    <w:rsid w:val="000F2D9F"/>
    <w:rsid w:val="000F31EF"/>
    <w:rsid w:val="000F3C37"/>
    <w:rsid w:val="000F6812"/>
    <w:rsid w:val="000F7257"/>
    <w:rsid w:val="000F7414"/>
    <w:rsid w:val="001000EB"/>
    <w:rsid w:val="00101094"/>
    <w:rsid w:val="00101806"/>
    <w:rsid w:val="0010294D"/>
    <w:rsid w:val="001052B5"/>
    <w:rsid w:val="00105C2A"/>
    <w:rsid w:val="00107564"/>
    <w:rsid w:val="00107636"/>
    <w:rsid w:val="001077ED"/>
    <w:rsid w:val="00110159"/>
    <w:rsid w:val="0011126A"/>
    <w:rsid w:val="00111C45"/>
    <w:rsid w:val="00112521"/>
    <w:rsid w:val="00113392"/>
    <w:rsid w:val="001154B6"/>
    <w:rsid w:val="0011556C"/>
    <w:rsid w:val="00115EFB"/>
    <w:rsid w:val="0012107C"/>
    <w:rsid w:val="00121726"/>
    <w:rsid w:val="00121D11"/>
    <w:rsid w:val="00122EE7"/>
    <w:rsid w:val="001231CB"/>
    <w:rsid w:val="00123B95"/>
    <w:rsid w:val="001260AC"/>
    <w:rsid w:val="0012697D"/>
    <w:rsid w:val="001274BB"/>
    <w:rsid w:val="00127780"/>
    <w:rsid w:val="00130692"/>
    <w:rsid w:val="0013254C"/>
    <w:rsid w:val="00132EA9"/>
    <w:rsid w:val="00135CA8"/>
    <w:rsid w:val="00136E89"/>
    <w:rsid w:val="001374D7"/>
    <w:rsid w:val="001376D1"/>
    <w:rsid w:val="00137BDD"/>
    <w:rsid w:val="00140829"/>
    <w:rsid w:val="00141A5A"/>
    <w:rsid w:val="00141E58"/>
    <w:rsid w:val="00142081"/>
    <w:rsid w:val="001421D4"/>
    <w:rsid w:val="0014249D"/>
    <w:rsid w:val="0014398F"/>
    <w:rsid w:val="00143F8C"/>
    <w:rsid w:val="0014649E"/>
    <w:rsid w:val="001464D6"/>
    <w:rsid w:val="00146916"/>
    <w:rsid w:val="00146C21"/>
    <w:rsid w:val="001478F5"/>
    <w:rsid w:val="00151815"/>
    <w:rsid w:val="00152435"/>
    <w:rsid w:val="001533FA"/>
    <w:rsid w:val="0015421F"/>
    <w:rsid w:val="00154BE3"/>
    <w:rsid w:val="00156808"/>
    <w:rsid w:val="00157146"/>
    <w:rsid w:val="00157B3C"/>
    <w:rsid w:val="001607D3"/>
    <w:rsid w:val="001616A8"/>
    <w:rsid w:val="00162553"/>
    <w:rsid w:val="0016276A"/>
    <w:rsid w:val="00164E52"/>
    <w:rsid w:val="00164FBD"/>
    <w:rsid w:val="00165622"/>
    <w:rsid w:val="0016579F"/>
    <w:rsid w:val="0016762D"/>
    <w:rsid w:val="00167946"/>
    <w:rsid w:val="00167C18"/>
    <w:rsid w:val="00170461"/>
    <w:rsid w:val="00172324"/>
    <w:rsid w:val="001729C0"/>
    <w:rsid w:val="00174BED"/>
    <w:rsid w:val="00174C04"/>
    <w:rsid w:val="00176E06"/>
    <w:rsid w:val="0017742C"/>
    <w:rsid w:val="001800D2"/>
    <w:rsid w:val="00181EE1"/>
    <w:rsid w:val="001822F6"/>
    <w:rsid w:val="001825ED"/>
    <w:rsid w:val="001826EB"/>
    <w:rsid w:val="00183675"/>
    <w:rsid w:val="00183F97"/>
    <w:rsid w:val="00185B4A"/>
    <w:rsid w:val="00187228"/>
    <w:rsid w:val="00187EC1"/>
    <w:rsid w:val="001937B2"/>
    <w:rsid w:val="0019566B"/>
    <w:rsid w:val="00196D49"/>
    <w:rsid w:val="00197381"/>
    <w:rsid w:val="001A13DF"/>
    <w:rsid w:val="001A2587"/>
    <w:rsid w:val="001A40BC"/>
    <w:rsid w:val="001A5491"/>
    <w:rsid w:val="001A56AD"/>
    <w:rsid w:val="001A5CED"/>
    <w:rsid w:val="001A6BDF"/>
    <w:rsid w:val="001A7837"/>
    <w:rsid w:val="001B1A36"/>
    <w:rsid w:val="001B1B34"/>
    <w:rsid w:val="001B1F67"/>
    <w:rsid w:val="001B2248"/>
    <w:rsid w:val="001B2A3A"/>
    <w:rsid w:val="001B443C"/>
    <w:rsid w:val="001B564B"/>
    <w:rsid w:val="001B57E8"/>
    <w:rsid w:val="001B5F9C"/>
    <w:rsid w:val="001B6D30"/>
    <w:rsid w:val="001B75C7"/>
    <w:rsid w:val="001C0F3E"/>
    <w:rsid w:val="001C2392"/>
    <w:rsid w:val="001C30BB"/>
    <w:rsid w:val="001C31B2"/>
    <w:rsid w:val="001C3D60"/>
    <w:rsid w:val="001C3ED1"/>
    <w:rsid w:val="001C608D"/>
    <w:rsid w:val="001C6909"/>
    <w:rsid w:val="001C69D6"/>
    <w:rsid w:val="001C6BCF"/>
    <w:rsid w:val="001C6FE0"/>
    <w:rsid w:val="001D04CB"/>
    <w:rsid w:val="001D07D3"/>
    <w:rsid w:val="001D123C"/>
    <w:rsid w:val="001D2150"/>
    <w:rsid w:val="001D310D"/>
    <w:rsid w:val="001D355F"/>
    <w:rsid w:val="001D3FB1"/>
    <w:rsid w:val="001D717B"/>
    <w:rsid w:val="001D76F2"/>
    <w:rsid w:val="001E28E5"/>
    <w:rsid w:val="001E4960"/>
    <w:rsid w:val="001E5BEB"/>
    <w:rsid w:val="001E648E"/>
    <w:rsid w:val="001E6CFB"/>
    <w:rsid w:val="001F05FD"/>
    <w:rsid w:val="001F097A"/>
    <w:rsid w:val="001F1D29"/>
    <w:rsid w:val="001F1E4D"/>
    <w:rsid w:val="001F3D08"/>
    <w:rsid w:val="001F59B0"/>
    <w:rsid w:val="00200569"/>
    <w:rsid w:val="00201CCB"/>
    <w:rsid w:val="00201EC6"/>
    <w:rsid w:val="00204E6E"/>
    <w:rsid w:val="002058D5"/>
    <w:rsid w:val="00205F77"/>
    <w:rsid w:val="00206820"/>
    <w:rsid w:val="00206FE8"/>
    <w:rsid w:val="00210686"/>
    <w:rsid w:val="002116DD"/>
    <w:rsid w:val="00212178"/>
    <w:rsid w:val="002130FC"/>
    <w:rsid w:val="0021436F"/>
    <w:rsid w:val="002146CA"/>
    <w:rsid w:val="002150A3"/>
    <w:rsid w:val="00215452"/>
    <w:rsid w:val="00220A91"/>
    <w:rsid w:val="00220D36"/>
    <w:rsid w:val="00221196"/>
    <w:rsid w:val="0022136C"/>
    <w:rsid w:val="0022197F"/>
    <w:rsid w:val="00221B03"/>
    <w:rsid w:val="002226A9"/>
    <w:rsid w:val="0022273D"/>
    <w:rsid w:val="00223D2F"/>
    <w:rsid w:val="002247DA"/>
    <w:rsid w:val="00226F64"/>
    <w:rsid w:val="00227180"/>
    <w:rsid w:val="00230800"/>
    <w:rsid w:val="002310AB"/>
    <w:rsid w:val="0023224F"/>
    <w:rsid w:val="00232AF1"/>
    <w:rsid w:val="00233C41"/>
    <w:rsid w:val="0023464B"/>
    <w:rsid w:val="00234BBA"/>
    <w:rsid w:val="002366A3"/>
    <w:rsid w:val="00236CED"/>
    <w:rsid w:val="002412E1"/>
    <w:rsid w:val="0024239C"/>
    <w:rsid w:val="00242CA1"/>
    <w:rsid w:val="0024309E"/>
    <w:rsid w:val="0025009F"/>
    <w:rsid w:val="002526E1"/>
    <w:rsid w:val="00252CD1"/>
    <w:rsid w:val="00252E15"/>
    <w:rsid w:val="00255C4C"/>
    <w:rsid w:val="00256556"/>
    <w:rsid w:val="00256B8C"/>
    <w:rsid w:val="00256F78"/>
    <w:rsid w:val="0025725F"/>
    <w:rsid w:val="00260B81"/>
    <w:rsid w:val="00261EBE"/>
    <w:rsid w:val="0026230B"/>
    <w:rsid w:val="00262A0B"/>
    <w:rsid w:val="002631CE"/>
    <w:rsid w:val="00263E6E"/>
    <w:rsid w:val="00264152"/>
    <w:rsid w:val="002649A9"/>
    <w:rsid w:val="0026595A"/>
    <w:rsid w:val="0026662F"/>
    <w:rsid w:val="00266B10"/>
    <w:rsid w:val="00267A6B"/>
    <w:rsid w:val="00267CA3"/>
    <w:rsid w:val="00267EB0"/>
    <w:rsid w:val="00271161"/>
    <w:rsid w:val="002711CE"/>
    <w:rsid w:val="002714AB"/>
    <w:rsid w:val="00274696"/>
    <w:rsid w:val="00275DF5"/>
    <w:rsid w:val="0027669C"/>
    <w:rsid w:val="00280297"/>
    <w:rsid w:val="002808E1"/>
    <w:rsid w:val="00281296"/>
    <w:rsid w:val="00281945"/>
    <w:rsid w:val="0028224C"/>
    <w:rsid w:val="00284423"/>
    <w:rsid w:val="0028482C"/>
    <w:rsid w:val="0028532D"/>
    <w:rsid w:val="00287C9F"/>
    <w:rsid w:val="002904E1"/>
    <w:rsid w:val="002908A1"/>
    <w:rsid w:val="00290CDA"/>
    <w:rsid w:val="002943E5"/>
    <w:rsid w:val="00294985"/>
    <w:rsid w:val="00295977"/>
    <w:rsid w:val="00295B36"/>
    <w:rsid w:val="002A122C"/>
    <w:rsid w:val="002A1C79"/>
    <w:rsid w:val="002A5D2B"/>
    <w:rsid w:val="002A60CA"/>
    <w:rsid w:val="002A67AD"/>
    <w:rsid w:val="002A7ACE"/>
    <w:rsid w:val="002B0C9B"/>
    <w:rsid w:val="002B1812"/>
    <w:rsid w:val="002B262B"/>
    <w:rsid w:val="002C012C"/>
    <w:rsid w:val="002C0534"/>
    <w:rsid w:val="002C2BDB"/>
    <w:rsid w:val="002C2ECF"/>
    <w:rsid w:val="002C61A1"/>
    <w:rsid w:val="002C785A"/>
    <w:rsid w:val="002C79FA"/>
    <w:rsid w:val="002D00AE"/>
    <w:rsid w:val="002D3B4A"/>
    <w:rsid w:val="002D3F75"/>
    <w:rsid w:val="002D4BD3"/>
    <w:rsid w:val="002D61FF"/>
    <w:rsid w:val="002D78ED"/>
    <w:rsid w:val="002E14CF"/>
    <w:rsid w:val="002E3992"/>
    <w:rsid w:val="002E3A88"/>
    <w:rsid w:val="002E3F01"/>
    <w:rsid w:val="002E437D"/>
    <w:rsid w:val="002E6094"/>
    <w:rsid w:val="002E69A5"/>
    <w:rsid w:val="002E7B73"/>
    <w:rsid w:val="002E7C39"/>
    <w:rsid w:val="002E7D4C"/>
    <w:rsid w:val="002F1819"/>
    <w:rsid w:val="002F183C"/>
    <w:rsid w:val="002F1952"/>
    <w:rsid w:val="002F44FD"/>
    <w:rsid w:val="002F50F9"/>
    <w:rsid w:val="002F5436"/>
    <w:rsid w:val="002F5911"/>
    <w:rsid w:val="002F6177"/>
    <w:rsid w:val="002F6314"/>
    <w:rsid w:val="002F6C45"/>
    <w:rsid w:val="00300B47"/>
    <w:rsid w:val="003017AB"/>
    <w:rsid w:val="00301801"/>
    <w:rsid w:val="003022BE"/>
    <w:rsid w:val="0030283F"/>
    <w:rsid w:val="003037AE"/>
    <w:rsid w:val="00303E64"/>
    <w:rsid w:val="0030490D"/>
    <w:rsid w:val="0030669D"/>
    <w:rsid w:val="00307CFE"/>
    <w:rsid w:val="00310808"/>
    <w:rsid w:val="00310891"/>
    <w:rsid w:val="00311D04"/>
    <w:rsid w:val="00312686"/>
    <w:rsid w:val="00312982"/>
    <w:rsid w:val="003139A9"/>
    <w:rsid w:val="003144E1"/>
    <w:rsid w:val="00314AA9"/>
    <w:rsid w:val="00315233"/>
    <w:rsid w:val="0031527B"/>
    <w:rsid w:val="003164C7"/>
    <w:rsid w:val="003169A3"/>
    <w:rsid w:val="0032059C"/>
    <w:rsid w:val="0032261A"/>
    <w:rsid w:val="00322BC5"/>
    <w:rsid w:val="00323E20"/>
    <w:rsid w:val="00324CFA"/>
    <w:rsid w:val="00325297"/>
    <w:rsid w:val="00326800"/>
    <w:rsid w:val="003270BE"/>
    <w:rsid w:val="0032726A"/>
    <w:rsid w:val="00330082"/>
    <w:rsid w:val="00331B7D"/>
    <w:rsid w:val="00332046"/>
    <w:rsid w:val="00332907"/>
    <w:rsid w:val="00332B2E"/>
    <w:rsid w:val="00333145"/>
    <w:rsid w:val="00334C73"/>
    <w:rsid w:val="00336DB7"/>
    <w:rsid w:val="00337AEE"/>
    <w:rsid w:val="00341301"/>
    <w:rsid w:val="00341CBF"/>
    <w:rsid w:val="00341DAC"/>
    <w:rsid w:val="00342209"/>
    <w:rsid w:val="00343555"/>
    <w:rsid w:val="0034409B"/>
    <w:rsid w:val="00344714"/>
    <w:rsid w:val="00344DF5"/>
    <w:rsid w:val="003451D0"/>
    <w:rsid w:val="003454C9"/>
    <w:rsid w:val="00345731"/>
    <w:rsid w:val="00350E3F"/>
    <w:rsid w:val="00351D96"/>
    <w:rsid w:val="003521B3"/>
    <w:rsid w:val="00354CB2"/>
    <w:rsid w:val="00357D60"/>
    <w:rsid w:val="003608B7"/>
    <w:rsid w:val="00361185"/>
    <w:rsid w:val="00361C40"/>
    <w:rsid w:val="003622BB"/>
    <w:rsid w:val="00362C58"/>
    <w:rsid w:val="00363998"/>
    <w:rsid w:val="003648B9"/>
    <w:rsid w:val="00366BB9"/>
    <w:rsid w:val="003672F5"/>
    <w:rsid w:val="0036787E"/>
    <w:rsid w:val="00373E5D"/>
    <w:rsid w:val="003744E6"/>
    <w:rsid w:val="00376A0F"/>
    <w:rsid w:val="0037747A"/>
    <w:rsid w:val="003800AC"/>
    <w:rsid w:val="003821FB"/>
    <w:rsid w:val="00382BE4"/>
    <w:rsid w:val="00383A66"/>
    <w:rsid w:val="00383E07"/>
    <w:rsid w:val="00384038"/>
    <w:rsid w:val="00384642"/>
    <w:rsid w:val="00384CC0"/>
    <w:rsid w:val="00384DD4"/>
    <w:rsid w:val="003855F4"/>
    <w:rsid w:val="00385ECE"/>
    <w:rsid w:val="00386627"/>
    <w:rsid w:val="00387848"/>
    <w:rsid w:val="00392B0C"/>
    <w:rsid w:val="00393B7B"/>
    <w:rsid w:val="00395100"/>
    <w:rsid w:val="003955B1"/>
    <w:rsid w:val="0039634C"/>
    <w:rsid w:val="0039794F"/>
    <w:rsid w:val="003A061A"/>
    <w:rsid w:val="003A18AC"/>
    <w:rsid w:val="003A1B0F"/>
    <w:rsid w:val="003A3C1F"/>
    <w:rsid w:val="003A4234"/>
    <w:rsid w:val="003A47B9"/>
    <w:rsid w:val="003A4951"/>
    <w:rsid w:val="003A51DD"/>
    <w:rsid w:val="003B3F2E"/>
    <w:rsid w:val="003B4FD5"/>
    <w:rsid w:val="003B6BF3"/>
    <w:rsid w:val="003B71B3"/>
    <w:rsid w:val="003C010C"/>
    <w:rsid w:val="003C01A1"/>
    <w:rsid w:val="003C09B0"/>
    <w:rsid w:val="003C0B33"/>
    <w:rsid w:val="003C0DDA"/>
    <w:rsid w:val="003C13CE"/>
    <w:rsid w:val="003C2C21"/>
    <w:rsid w:val="003C2C8A"/>
    <w:rsid w:val="003C2F5B"/>
    <w:rsid w:val="003C4AA3"/>
    <w:rsid w:val="003C55E3"/>
    <w:rsid w:val="003C6692"/>
    <w:rsid w:val="003C7DDC"/>
    <w:rsid w:val="003C7E0B"/>
    <w:rsid w:val="003D0D09"/>
    <w:rsid w:val="003D0FF5"/>
    <w:rsid w:val="003D1FAB"/>
    <w:rsid w:val="003D26D0"/>
    <w:rsid w:val="003D34AE"/>
    <w:rsid w:val="003D5CD9"/>
    <w:rsid w:val="003D5CF9"/>
    <w:rsid w:val="003D6CDF"/>
    <w:rsid w:val="003D776E"/>
    <w:rsid w:val="003E0088"/>
    <w:rsid w:val="003E0999"/>
    <w:rsid w:val="003E0F5B"/>
    <w:rsid w:val="003E37AD"/>
    <w:rsid w:val="003E3F3B"/>
    <w:rsid w:val="003E641B"/>
    <w:rsid w:val="003E70F8"/>
    <w:rsid w:val="003E7E39"/>
    <w:rsid w:val="003F07A4"/>
    <w:rsid w:val="003F1E1A"/>
    <w:rsid w:val="003F2A8C"/>
    <w:rsid w:val="003F2FC4"/>
    <w:rsid w:val="003F7B99"/>
    <w:rsid w:val="00400E2E"/>
    <w:rsid w:val="004028C8"/>
    <w:rsid w:val="00402E4A"/>
    <w:rsid w:val="00403833"/>
    <w:rsid w:val="004044E1"/>
    <w:rsid w:val="00404F6E"/>
    <w:rsid w:val="00410719"/>
    <w:rsid w:val="00411780"/>
    <w:rsid w:val="00412625"/>
    <w:rsid w:val="004142D5"/>
    <w:rsid w:val="0041578C"/>
    <w:rsid w:val="004220C4"/>
    <w:rsid w:val="00422AA5"/>
    <w:rsid w:val="00423DE0"/>
    <w:rsid w:val="00424053"/>
    <w:rsid w:val="00426017"/>
    <w:rsid w:val="00426BB8"/>
    <w:rsid w:val="00427784"/>
    <w:rsid w:val="00427EF0"/>
    <w:rsid w:val="004323CC"/>
    <w:rsid w:val="00433306"/>
    <w:rsid w:val="004351D6"/>
    <w:rsid w:val="004363BA"/>
    <w:rsid w:val="00437E38"/>
    <w:rsid w:val="00442488"/>
    <w:rsid w:val="00445098"/>
    <w:rsid w:val="00447299"/>
    <w:rsid w:val="00450A33"/>
    <w:rsid w:val="00450E53"/>
    <w:rsid w:val="00451BED"/>
    <w:rsid w:val="0045326E"/>
    <w:rsid w:val="004544FF"/>
    <w:rsid w:val="0045485C"/>
    <w:rsid w:val="00454B3A"/>
    <w:rsid w:val="00454D85"/>
    <w:rsid w:val="00455093"/>
    <w:rsid w:val="004555B4"/>
    <w:rsid w:val="00456EFE"/>
    <w:rsid w:val="0045792C"/>
    <w:rsid w:val="00457D66"/>
    <w:rsid w:val="004605B2"/>
    <w:rsid w:val="00461D1D"/>
    <w:rsid w:val="004644B7"/>
    <w:rsid w:val="00464BA6"/>
    <w:rsid w:val="004657B6"/>
    <w:rsid w:val="00465A91"/>
    <w:rsid w:val="0046778A"/>
    <w:rsid w:val="00470921"/>
    <w:rsid w:val="004711F5"/>
    <w:rsid w:val="00471B76"/>
    <w:rsid w:val="00471D19"/>
    <w:rsid w:val="00472189"/>
    <w:rsid w:val="00472E52"/>
    <w:rsid w:val="00474384"/>
    <w:rsid w:val="004758B9"/>
    <w:rsid w:val="00481036"/>
    <w:rsid w:val="00481204"/>
    <w:rsid w:val="004813DA"/>
    <w:rsid w:val="00481577"/>
    <w:rsid w:val="00483740"/>
    <w:rsid w:val="00483BA2"/>
    <w:rsid w:val="004864F8"/>
    <w:rsid w:val="00490541"/>
    <w:rsid w:val="004915A2"/>
    <w:rsid w:val="0049198E"/>
    <w:rsid w:val="00492088"/>
    <w:rsid w:val="00492334"/>
    <w:rsid w:val="00492340"/>
    <w:rsid w:val="004931F7"/>
    <w:rsid w:val="004935CF"/>
    <w:rsid w:val="0049364A"/>
    <w:rsid w:val="004955E7"/>
    <w:rsid w:val="00495630"/>
    <w:rsid w:val="00495A70"/>
    <w:rsid w:val="00496105"/>
    <w:rsid w:val="0049633B"/>
    <w:rsid w:val="004965E8"/>
    <w:rsid w:val="0049662E"/>
    <w:rsid w:val="00497B9C"/>
    <w:rsid w:val="004A0339"/>
    <w:rsid w:val="004A0899"/>
    <w:rsid w:val="004A0943"/>
    <w:rsid w:val="004A0BA6"/>
    <w:rsid w:val="004A4134"/>
    <w:rsid w:val="004A5F6E"/>
    <w:rsid w:val="004A71B3"/>
    <w:rsid w:val="004A72AE"/>
    <w:rsid w:val="004B3666"/>
    <w:rsid w:val="004B38A2"/>
    <w:rsid w:val="004B38E8"/>
    <w:rsid w:val="004B3C58"/>
    <w:rsid w:val="004B3EA2"/>
    <w:rsid w:val="004B4916"/>
    <w:rsid w:val="004B521A"/>
    <w:rsid w:val="004B529C"/>
    <w:rsid w:val="004B5729"/>
    <w:rsid w:val="004B6AAE"/>
    <w:rsid w:val="004C09F9"/>
    <w:rsid w:val="004C1D61"/>
    <w:rsid w:val="004C220A"/>
    <w:rsid w:val="004C3480"/>
    <w:rsid w:val="004C584D"/>
    <w:rsid w:val="004C792A"/>
    <w:rsid w:val="004D07B9"/>
    <w:rsid w:val="004D09BD"/>
    <w:rsid w:val="004D0C58"/>
    <w:rsid w:val="004D1F45"/>
    <w:rsid w:val="004D29B8"/>
    <w:rsid w:val="004D2C26"/>
    <w:rsid w:val="004D41F0"/>
    <w:rsid w:val="004E215F"/>
    <w:rsid w:val="004E2810"/>
    <w:rsid w:val="004E2836"/>
    <w:rsid w:val="004E36D1"/>
    <w:rsid w:val="004E4389"/>
    <w:rsid w:val="004E483A"/>
    <w:rsid w:val="004E7C51"/>
    <w:rsid w:val="004F09EC"/>
    <w:rsid w:val="004F10C8"/>
    <w:rsid w:val="004F229F"/>
    <w:rsid w:val="004F3C30"/>
    <w:rsid w:val="004F4771"/>
    <w:rsid w:val="004F5AB7"/>
    <w:rsid w:val="004F5E7A"/>
    <w:rsid w:val="004F5ECB"/>
    <w:rsid w:val="004F7ED7"/>
    <w:rsid w:val="00500558"/>
    <w:rsid w:val="00500896"/>
    <w:rsid w:val="00503FBC"/>
    <w:rsid w:val="00504B6A"/>
    <w:rsid w:val="00504FFB"/>
    <w:rsid w:val="005069E6"/>
    <w:rsid w:val="00510EDF"/>
    <w:rsid w:val="00511F5C"/>
    <w:rsid w:val="00513A7B"/>
    <w:rsid w:val="00514E9E"/>
    <w:rsid w:val="00516799"/>
    <w:rsid w:val="00520242"/>
    <w:rsid w:val="005219F1"/>
    <w:rsid w:val="00527126"/>
    <w:rsid w:val="0052723D"/>
    <w:rsid w:val="00527F66"/>
    <w:rsid w:val="00530481"/>
    <w:rsid w:val="00530C05"/>
    <w:rsid w:val="0053227F"/>
    <w:rsid w:val="00532C1C"/>
    <w:rsid w:val="00534327"/>
    <w:rsid w:val="005348D7"/>
    <w:rsid w:val="0053689B"/>
    <w:rsid w:val="0054080A"/>
    <w:rsid w:val="005424E1"/>
    <w:rsid w:val="005428F4"/>
    <w:rsid w:val="005446DA"/>
    <w:rsid w:val="005449C4"/>
    <w:rsid w:val="0054582A"/>
    <w:rsid w:val="00547982"/>
    <w:rsid w:val="00551438"/>
    <w:rsid w:val="0055262B"/>
    <w:rsid w:val="00552857"/>
    <w:rsid w:val="0055314D"/>
    <w:rsid w:val="00553628"/>
    <w:rsid w:val="00554579"/>
    <w:rsid w:val="0055586A"/>
    <w:rsid w:val="00555D95"/>
    <w:rsid w:val="00556493"/>
    <w:rsid w:val="00557893"/>
    <w:rsid w:val="00557D1E"/>
    <w:rsid w:val="00560CFE"/>
    <w:rsid w:val="00562CCB"/>
    <w:rsid w:val="005638A0"/>
    <w:rsid w:val="00563E9E"/>
    <w:rsid w:val="0056546B"/>
    <w:rsid w:val="00565927"/>
    <w:rsid w:val="00565A1E"/>
    <w:rsid w:val="00567C4C"/>
    <w:rsid w:val="00570139"/>
    <w:rsid w:val="00570276"/>
    <w:rsid w:val="00570F9C"/>
    <w:rsid w:val="005711CA"/>
    <w:rsid w:val="00571456"/>
    <w:rsid w:val="005718D6"/>
    <w:rsid w:val="0057264D"/>
    <w:rsid w:val="005741F4"/>
    <w:rsid w:val="0057619B"/>
    <w:rsid w:val="00576803"/>
    <w:rsid w:val="00576E2C"/>
    <w:rsid w:val="0057738A"/>
    <w:rsid w:val="005814B3"/>
    <w:rsid w:val="00581AEB"/>
    <w:rsid w:val="00581B53"/>
    <w:rsid w:val="005821B1"/>
    <w:rsid w:val="0058324E"/>
    <w:rsid w:val="00583B74"/>
    <w:rsid w:val="00584390"/>
    <w:rsid w:val="00586375"/>
    <w:rsid w:val="00586777"/>
    <w:rsid w:val="00590255"/>
    <w:rsid w:val="005914E0"/>
    <w:rsid w:val="00591D98"/>
    <w:rsid w:val="005935B0"/>
    <w:rsid w:val="00594144"/>
    <w:rsid w:val="00594741"/>
    <w:rsid w:val="0059478B"/>
    <w:rsid w:val="00594AB7"/>
    <w:rsid w:val="0059702E"/>
    <w:rsid w:val="00597331"/>
    <w:rsid w:val="005A0390"/>
    <w:rsid w:val="005A0BB3"/>
    <w:rsid w:val="005A33BD"/>
    <w:rsid w:val="005A356C"/>
    <w:rsid w:val="005A36E0"/>
    <w:rsid w:val="005A489E"/>
    <w:rsid w:val="005A57F8"/>
    <w:rsid w:val="005A7FB5"/>
    <w:rsid w:val="005B1457"/>
    <w:rsid w:val="005B1781"/>
    <w:rsid w:val="005B2E5A"/>
    <w:rsid w:val="005B2F18"/>
    <w:rsid w:val="005B363A"/>
    <w:rsid w:val="005B6079"/>
    <w:rsid w:val="005B629D"/>
    <w:rsid w:val="005B6916"/>
    <w:rsid w:val="005B7BAC"/>
    <w:rsid w:val="005C0B2F"/>
    <w:rsid w:val="005C287E"/>
    <w:rsid w:val="005C2C85"/>
    <w:rsid w:val="005C4374"/>
    <w:rsid w:val="005C4494"/>
    <w:rsid w:val="005C7029"/>
    <w:rsid w:val="005C776B"/>
    <w:rsid w:val="005D0339"/>
    <w:rsid w:val="005D17CB"/>
    <w:rsid w:val="005D5994"/>
    <w:rsid w:val="005D6052"/>
    <w:rsid w:val="005D6508"/>
    <w:rsid w:val="005D65F5"/>
    <w:rsid w:val="005E2306"/>
    <w:rsid w:val="005E2E62"/>
    <w:rsid w:val="005E3170"/>
    <w:rsid w:val="005E3C28"/>
    <w:rsid w:val="005E4384"/>
    <w:rsid w:val="005E632A"/>
    <w:rsid w:val="005E6A58"/>
    <w:rsid w:val="005F062D"/>
    <w:rsid w:val="005F4238"/>
    <w:rsid w:val="005F48A8"/>
    <w:rsid w:val="005F4EBB"/>
    <w:rsid w:val="005F6CD4"/>
    <w:rsid w:val="005F6FCE"/>
    <w:rsid w:val="00601540"/>
    <w:rsid w:val="00601592"/>
    <w:rsid w:val="0060244D"/>
    <w:rsid w:val="00603865"/>
    <w:rsid w:val="0060569D"/>
    <w:rsid w:val="00605A2E"/>
    <w:rsid w:val="006061DA"/>
    <w:rsid w:val="006070F6"/>
    <w:rsid w:val="0060728C"/>
    <w:rsid w:val="00610F03"/>
    <w:rsid w:val="006119DC"/>
    <w:rsid w:val="0061308A"/>
    <w:rsid w:val="00613FAF"/>
    <w:rsid w:val="006144EF"/>
    <w:rsid w:val="00614D7E"/>
    <w:rsid w:val="00617246"/>
    <w:rsid w:val="0062084D"/>
    <w:rsid w:val="00621166"/>
    <w:rsid w:val="00621FF5"/>
    <w:rsid w:val="006237DD"/>
    <w:rsid w:val="006247BF"/>
    <w:rsid w:val="0062511B"/>
    <w:rsid w:val="00625BB4"/>
    <w:rsid w:val="006279D3"/>
    <w:rsid w:val="006279EE"/>
    <w:rsid w:val="0063054B"/>
    <w:rsid w:val="00630954"/>
    <w:rsid w:val="00631A5C"/>
    <w:rsid w:val="0063391C"/>
    <w:rsid w:val="00634D90"/>
    <w:rsid w:val="006354FA"/>
    <w:rsid w:val="00637B70"/>
    <w:rsid w:val="00640EC2"/>
    <w:rsid w:val="00641E73"/>
    <w:rsid w:val="00642A5A"/>
    <w:rsid w:val="00642BFE"/>
    <w:rsid w:val="006453AB"/>
    <w:rsid w:val="006455EB"/>
    <w:rsid w:val="00647A5D"/>
    <w:rsid w:val="00647C3E"/>
    <w:rsid w:val="00647F98"/>
    <w:rsid w:val="00651F2C"/>
    <w:rsid w:val="00652415"/>
    <w:rsid w:val="00654E80"/>
    <w:rsid w:val="006571C5"/>
    <w:rsid w:val="00657B6A"/>
    <w:rsid w:val="00657CA1"/>
    <w:rsid w:val="006612DF"/>
    <w:rsid w:val="006638A3"/>
    <w:rsid w:val="006639EA"/>
    <w:rsid w:val="00663E35"/>
    <w:rsid w:val="006640FA"/>
    <w:rsid w:val="00664E16"/>
    <w:rsid w:val="006659BD"/>
    <w:rsid w:val="00667533"/>
    <w:rsid w:val="00670770"/>
    <w:rsid w:val="006726E3"/>
    <w:rsid w:val="00673009"/>
    <w:rsid w:val="00676AD8"/>
    <w:rsid w:val="00677725"/>
    <w:rsid w:val="00677DDB"/>
    <w:rsid w:val="006814C2"/>
    <w:rsid w:val="0068245F"/>
    <w:rsid w:val="00686230"/>
    <w:rsid w:val="006869D5"/>
    <w:rsid w:val="006877E7"/>
    <w:rsid w:val="00690BC9"/>
    <w:rsid w:val="00692277"/>
    <w:rsid w:val="00694662"/>
    <w:rsid w:val="00694692"/>
    <w:rsid w:val="006964A5"/>
    <w:rsid w:val="00696730"/>
    <w:rsid w:val="006A1D24"/>
    <w:rsid w:val="006A4E18"/>
    <w:rsid w:val="006A52CE"/>
    <w:rsid w:val="006B11E5"/>
    <w:rsid w:val="006B2977"/>
    <w:rsid w:val="006B2BB7"/>
    <w:rsid w:val="006B30CA"/>
    <w:rsid w:val="006B3615"/>
    <w:rsid w:val="006B39C4"/>
    <w:rsid w:val="006B4544"/>
    <w:rsid w:val="006B4576"/>
    <w:rsid w:val="006B52EF"/>
    <w:rsid w:val="006B54FD"/>
    <w:rsid w:val="006B7C31"/>
    <w:rsid w:val="006C0834"/>
    <w:rsid w:val="006C18D4"/>
    <w:rsid w:val="006C2EFB"/>
    <w:rsid w:val="006C33DE"/>
    <w:rsid w:val="006C46E5"/>
    <w:rsid w:val="006C50BF"/>
    <w:rsid w:val="006C53FC"/>
    <w:rsid w:val="006C7B79"/>
    <w:rsid w:val="006D00A7"/>
    <w:rsid w:val="006D150A"/>
    <w:rsid w:val="006D1F41"/>
    <w:rsid w:val="006D3B23"/>
    <w:rsid w:val="006D4117"/>
    <w:rsid w:val="006D45FA"/>
    <w:rsid w:val="006D4CB5"/>
    <w:rsid w:val="006D4DBF"/>
    <w:rsid w:val="006E0A88"/>
    <w:rsid w:val="006E18B9"/>
    <w:rsid w:val="006E2901"/>
    <w:rsid w:val="006E2ACB"/>
    <w:rsid w:val="006E366D"/>
    <w:rsid w:val="006E42C6"/>
    <w:rsid w:val="006E4E19"/>
    <w:rsid w:val="006E50B1"/>
    <w:rsid w:val="006E58B4"/>
    <w:rsid w:val="006E5A4B"/>
    <w:rsid w:val="006E7A95"/>
    <w:rsid w:val="006E7F73"/>
    <w:rsid w:val="006F08EB"/>
    <w:rsid w:val="006F1174"/>
    <w:rsid w:val="006F1450"/>
    <w:rsid w:val="006F195E"/>
    <w:rsid w:val="006F20F3"/>
    <w:rsid w:val="006F4956"/>
    <w:rsid w:val="006F5EC1"/>
    <w:rsid w:val="006F6AAF"/>
    <w:rsid w:val="007012E1"/>
    <w:rsid w:val="00702A58"/>
    <w:rsid w:val="007035A7"/>
    <w:rsid w:val="00704887"/>
    <w:rsid w:val="00706F4C"/>
    <w:rsid w:val="007108D8"/>
    <w:rsid w:val="00711399"/>
    <w:rsid w:val="007119A3"/>
    <w:rsid w:val="007120BE"/>
    <w:rsid w:val="0071287F"/>
    <w:rsid w:val="007140FF"/>
    <w:rsid w:val="007206AC"/>
    <w:rsid w:val="00722B36"/>
    <w:rsid w:val="00723F37"/>
    <w:rsid w:val="007275C0"/>
    <w:rsid w:val="00727DD4"/>
    <w:rsid w:val="0073090D"/>
    <w:rsid w:val="00730C49"/>
    <w:rsid w:val="007313DC"/>
    <w:rsid w:val="00733356"/>
    <w:rsid w:val="00733DAD"/>
    <w:rsid w:val="0073500A"/>
    <w:rsid w:val="0073507C"/>
    <w:rsid w:val="00736852"/>
    <w:rsid w:val="00737001"/>
    <w:rsid w:val="0073778E"/>
    <w:rsid w:val="00740ADC"/>
    <w:rsid w:val="00741E14"/>
    <w:rsid w:val="0074657E"/>
    <w:rsid w:val="007465E7"/>
    <w:rsid w:val="00747CC0"/>
    <w:rsid w:val="0075114E"/>
    <w:rsid w:val="00751D02"/>
    <w:rsid w:val="00752026"/>
    <w:rsid w:val="00752E95"/>
    <w:rsid w:val="00753B27"/>
    <w:rsid w:val="007549FB"/>
    <w:rsid w:val="00755A16"/>
    <w:rsid w:val="0076030D"/>
    <w:rsid w:val="007604A9"/>
    <w:rsid w:val="00760A64"/>
    <w:rsid w:val="0076283F"/>
    <w:rsid w:val="007628BA"/>
    <w:rsid w:val="00763CAE"/>
    <w:rsid w:val="00763FE4"/>
    <w:rsid w:val="00764500"/>
    <w:rsid w:val="00764BC6"/>
    <w:rsid w:val="00765C5C"/>
    <w:rsid w:val="0077032C"/>
    <w:rsid w:val="007705C3"/>
    <w:rsid w:val="0077081F"/>
    <w:rsid w:val="00770D0C"/>
    <w:rsid w:val="00771BD3"/>
    <w:rsid w:val="00772965"/>
    <w:rsid w:val="00774AEF"/>
    <w:rsid w:val="00774FD2"/>
    <w:rsid w:val="00775552"/>
    <w:rsid w:val="007772AE"/>
    <w:rsid w:val="00777E8A"/>
    <w:rsid w:val="00780D12"/>
    <w:rsid w:val="00781441"/>
    <w:rsid w:val="007814AB"/>
    <w:rsid w:val="00782B25"/>
    <w:rsid w:val="00784227"/>
    <w:rsid w:val="00785888"/>
    <w:rsid w:val="00786434"/>
    <w:rsid w:val="007875FE"/>
    <w:rsid w:val="0079065E"/>
    <w:rsid w:val="00790FFF"/>
    <w:rsid w:val="007912C8"/>
    <w:rsid w:val="00792EA8"/>
    <w:rsid w:val="00793A0B"/>
    <w:rsid w:val="007958BB"/>
    <w:rsid w:val="00796C7C"/>
    <w:rsid w:val="007A5075"/>
    <w:rsid w:val="007A60F3"/>
    <w:rsid w:val="007A6165"/>
    <w:rsid w:val="007A7BD1"/>
    <w:rsid w:val="007B0586"/>
    <w:rsid w:val="007B0831"/>
    <w:rsid w:val="007B3412"/>
    <w:rsid w:val="007B7BFE"/>
    <w:rsid w:val="007C1778"/>
    <w:rsid w:val="007C28D7"/>
    <w:rsid w:val="007C375A"/>
    <w:rsid w:val="007C3A50"/>
    <w:rsid w:val="007C56CD"/>
    <w:rsid w:val="007C64B0"/>
    <w:rsid w:val="007C6917"/>
    <w:rsid w:val="007C7F53"/>
    <w:rsid w:val="007D3D12"/>
    <w:rsid w:val="007D5D1F"/>
    <w:rsid w:val="007D5D41"/>
    <w:rsid w:val="007D745C"/>
    <w:rsid w:val="007D76C2"/>
    <w:rsid w:val="007D78FB"/>
    <w:rsid w:val="007E053E"/>
    <w:rsid w:val="007E3967"/>
    <w:rsid w:val="007E451A"/>
    <w:rsid w:val="007E489B"/>
    <w:rsid w:val="007E4CDD"/>
    <w:rsid w:val="007E6037"/>
    <w:rsid w:val="007E7576"/>
    <w:rsid w:val="007F281F"/>
    <w:rsid w:val="007F2F3B"/>
    <w:rsid w:val="007F3E6F"/>
    <w:rsid w:val="007F454C"/>
    <w:rsid w:val="007F4ECB"/>
    <w:rsid w:val="007F5EEE"/>
    <w:rsid w:val="007F619B"/>
    <w:rsid w:val="007F7F45"/>
    <w:rsid w:val="0080074F"/>
    <w:rsid w:val="00802B85"/>
    <w:rsid w:val="00807883"/>
    <w:rsid w:val="0081162F"/>
    <w:rsid w:val="00811780"/>
    <w:rsid w:val="00812B43"/>
    <w:rsid w:val="008149CC"/>
    <w:rsid w:val="00815835"/>
    <w:rsid w:val="00816315"/>
    <w:rsid w:val="00816EB1"/>
    <w:rsid w:val="008200AB"/>
    <w:rsid w:val="00823057"/>
    <w:rsid w:val="00823900"/>
    <w:rsid w:val="00824CA5"/>
    <w:rsid w:val="008254B6"/>
    <w:rsid w:val="00825CFE"/>
    <w:rsid w:val="008273D1"/>
    <w:rsid w:val="008310A2"/>
    <w:rsid w:val="00831959"/>
    <w:rsid w:val="0083368A"/>
    <w:rsid w:val="00833893"/>
    <w:rsid w:val="00833D0C"/>
    <w:rsid w:val="00834347"/>
    <w:rsid w:val="008349DC"/>
    <w:rsid w:val="00834DBE"/>
    <w:rsid w:val="00836CD7"/>
    <w:rsid w:val="008370B6"/>
    <w:rsid w:val="00837700"/>
    <w:rsid w:val="008420E3"/>
    <w:rsid w:val="008437EC"/>
    <w:rsid w:val="00846FB4"/>
    <w:rsid w:val="00847544"/>
    <w:rsid w:val="008478EA"/>
    <w:rsid w:val="00847E5B"/>
    <w:rsid w:val="00855506"/>
    <w:rsid w:val="008555E4"/>
    <w:rsid w:val="00860B7C"/>
    <w:rsid w:val="0086295E"/>
    <w:rsid w:val="0086306C"/>
    <w:rsid w:val="008637CA"/>
    <w:rsid w:val="00863D8E"/>
    <w:rsid w:val="00864336"/>
    <w:rsid w:val="00864742"/>
    <w:rsid w:val="00864C9B"/>
    <w:rsid w:val="00865060"/>
    <w:rsid w:val="008650B7"/>
    <w:rsid w:val="008670C2"/>
    <w:rsid w:val="00867C05"/>
    <w:rsid w:val="00870C19"/>
    <w:rsid w:val="0087353A"/>
    <w:rsid w:val="00874D23"/>
    <w:rsid w:val="00874F15"/>
    <w:rsid w:val="008756E5"/>
    <w:rsid w:val="00876771"/>
    <w:rsid w:val="00876938"/>
    <w:rsid w:val="00877EE5"/>
    <w:rsid w:val="0088017D"/>
    <w:rsid w:val="008806C5"/>
    <w:rsid w:val="00880820"/>
    <w:rsid w:val="00880D02"/>
    <w:rsid w:val="00881CC3"/>
    <w:rsid w:val="00882539"/>
    <w:rsid w:val="008832AC"/>
    <w:rsid w:val="008836B5"/>
    <w:rsid w:val="00883F4E"/>
    <w:rsid w:val="008849C5"/>
    <w:rsid w:val="00884F5D"/>
    <w:rsid w:val="008855FA"/>
    <w:rsid w:val="008857F1"/>
    <w:rsid w:val="00885ED1"/>
    <w:rsid w:val="00886177"/>
    <w:rsid w:val="008905DA"/>
    <w:rsid w:val="00890943"/>
    <w:rsid w:val="00891C7A"/>
    <w:rsid w:val="00894BA0"/>
    <w:rsid w:val="00896629"/>
    <w:rsid w:val="00896E2D"/>
    <w:rsid w:val="00897250"/>
    <w:rsid w:val="008A2CB8"/>
    <w:rsid w:val="008A3607"/>
    <w:rsid w:val="008A442C"/>
    <w:rsid w:val="008A4B1B"/>
    <w:rsid w:val="008A532F"/>
    <w:rsid w:val="008A6253"/>
    <w:rsid w:val="008A64B7"/>
    <w:rsid w:val="008A6FEE"/>
    <w:rsid w:val="008A77E4"/>
    <w:rsid w:val="008B0216"/>
    <w:rsid w:val="008B0562"/>
    <w:rsid w:val="008B2427"/>
    <w:rsid w:val="008B4530"/>
    <w:rsid w:val="008B69D2"/>
    <w:rsid w:val="008B7499"/>
    <w:rsid w:val="008B7B0B"/>
    <w:rsid w:val="008C09CE"/>
    <w:rsid w:val="008C4C11"/>
    <w:rsid w:val="008C4C89"/>
    <w:rsid w:val="008C5183"/>
    <w:rsid w:val="008C6FEA"/>
    <w:rsid w:val="008C70CE"/>
    <w:rsid w:val="008D175E"/>
    <w:rsid w:val="008D1AFE"/>
    <w:rsid w:val="008D26C7"/>
    <w:rsid w:val="008D311C"/>
    <w:rsid w:val="008D3F6C"/>
    <w:rsid w:val="008D40E9"/>
    <w:rsid w:val="008D510F"/>
    <w:rsid w:val="008D64CD"/>
    <w:rsid w:val="008D7985"/>
    <w:rsid w:val="008E02A7"/>
    <w:rsid w:val="008E20FE"/>
    <w:rsid w:val="008E3712"/>
    <w:rsid w:val="008E380A"/>
    <w:rsid w:val="008E6075"/>
    <w:rsid w:val="008E622A"/>
    <w:rsid w:val="008E62AA"/>
    <w:rsid w:val="008E67A7"/>
    <w:rsid w:val="008F21D8"/>
    <w:rsid w:val="008F2201"/>
    <w:rsid w:val="008F235F"/>
    <w:rsid w:val="008F6090"/>
    <w:rsid w:val="008F637D"/>
    <w:rsid w:val="008F6446"/>
    <w:rsid w:val="00902858"/>
    <w:rsid w:val="00902F94"/>
    <w:rsid w:val="009047EC"/>
    <w:rsid w:val="00905586"/>
    <w:rsid w:val="00905766"/>
    <w:rsid w:val="009065C7"/>
    <w:rsid w:val="00906AE8"/>
    <w:rsid w:val="009079C4"/>
    <w:rsid w:val="00911ADE"/>
    <w:rsid w:val="00912160"/>
    <w:rsid w:val="00913A09"/>
    <w:rsid w:val="00916A8E"/>
    <w:rsid w:val="0092039C"/>
    <w:rsid w:val="00922FB5"/>
    <w:rsid w:val="00923541"/>
    <w:rsid w:val="00923B95"/>
    <w:rsid w:val="00923F19"/>
    <w:rsid w:val="009242E5"/>
    <w:rsid w:val="00924C34"/>
    <w:rsid w:val="00924F35"/>
    <w:rsid w:val="009255D5"/>
    <w:rsid w:val="00925DE0"/>
    <w:rsid w:val="0092743C"/>
    <w:rsid w:val="0093000E"/>
    <w:rsid w:val="0093150A"/>
    <w:rsid w:val="00931AA2"/>
    <w:rsid w:val="00932D34"/>
    <w:rsid w:val="00933B3A"/>
    <w:rsid w:val="0093405B"/>
    <w:rsid w:val="009341DE"/>
    <w:rsid w:val="00934491"/>
    <w:rsid w:val="00935A19"/>
    <w:rsid w:val="00936EEC"/>
    <w:rsid w:val="0094071F"/>
    <w:rsid w:val="00942C65"/>
    <w:rsid w:val="009438FA"/>
    <w:rsid w:val="00946899"/>
    <w:rsid w:val="0094704A"/>
    <w:rsid w:val="00947F84"/>
    <w:rsid w:val="00950E54"/>
    <w:rsid w:val="00951223"/>
    <w:rsid w:val="00951F7D"/>
    <w:rsid w:val="00951FEB"/>
    <w:rsid w:val="00954797"/>
    <w:rsid w:val="00956835"/>
    <w:rsid w:val="00957D38"/>
    <w:rsid w:val="00957E97"/>
    <w:rsid w:val="009604C7"/>
    <w:rsid w:val="00960F87"/>
    <w:rsid w:val="00961E4C"/>
    <w:rsid w:val="0096332E"/>
    <w:rsid w:val="009637C6"/>
    <w:rsid w:val="00963980"/>
    <w:rsid w:val="0097040D"/>
    <w:rsid w:val="009711F3"/>
    <w:rsid w:val="00971D4F"/>
    <w:rsid w:val="00972245"/>
    <w:rsid w:val="00972913"/>
    <w:rsid w:val="00975E89"/>
    <w:rsid w:val="00976286"/>
    <w:rsid w:val="009766D9"/>
    <w:rsid w:val="00977BB8"/>
    <w:rsid w:val="0098176A"/>
    <w:rsid w:val="0098217B"/>
    <w:rsid w:val="00982BBF"/>
    <w:rsid w:val="009851DC"/>
    <w:rsid w:val="00986D55"/>
    <w:rsid w:val="00987114"/>
    <w:rsid w:val="0098768E"/>
    <w:rsid w:val="0098782C"/>
    <w:rsid w:val="009906C8"/>
    <w:rsid w:val="00991EB3"/>
    <w:rsid w:val="00992D25"/>
    <w:rsid w:val="00993112"/>
    <w:rsid w:val="0099635F"/>
    <w:rsid w:val="00997489"/>
    <w:rsid w:val="009A0938"/>
    <w:rsid w:val="009A0BF6"/>
    <w:rsid w:val="009A25B4"/>
    <w:rsid w:val="009A35B3"/>
    <w:rsid w:val="009A478B"/>
    <w:rsid w:val="009B045D"/>
    <w:rsid w:val="009B0FE2"/>
    <w:rsid w:val="009B4A94"/>
    <w:rsid w:val="009B4E04"/>
    <w:rsid w:val="009B54E3"/>
    <w:rsid w:val="009C0330"/>
    <w:rsid w:val="009C0450"/>
    <w:rsid w:val="009C0A20"/>
    <w:rsid w:val="009C20CE"/>
    <w:rsid w:val="009C2B3C"/>
    <w:rsid w:val="009C3D93"/>
    <w:rsid w:val="009C4B08"/>
    <w:rsid w:val="009C5B02"/>
    <w:rsid w:val="009C5C48"/>
    <w:rsid w:val="009C5D42"/>
    <w:rsid w:val="009D17B7"/>
    <w:rsid w:val="009D1A82"/>
    <w:rsid w:val="009D263D"/>
    <w:rsid w:val="009D3A80"/>
    <w:rsid w:val="009D6799"/>
    <w:rsid w:val="009D6A38"/>
    <w:rsid w:val="009D6F90"/>
    <w:rsid w:val="009E492E"/>
    <w:rsid w:val="009E52A3"/>
    <w:rsid w:val="009E5B53"/>
    <w:rsid w:val="009E74BC"/>
    <w:rsid w:val="009E757A"/>
    <w:rsid w:val="009E7AF2"/>
    <w:rsid w:val="009F28A9"/>
    <w:rsid w:val="009F451F"/>
    <w:rsid w:val="009F5208"/>
    <w:rsid w:val="009F6B8F"/>
    <w:rsid w:val="009F726A"/>
    <w:rsid w:val="009F79A8"/>
    <w:rsid w:val="00A0003A"/>
    <w:rsid w:val="00A007F7"/>
    <w:rsid w:val="00A008BD"/>
    <w:rsid w:val="00A012EE"/>
    <w:rsid w:val="00A02053"/>
    <w:rsid w:val="00A020AE"/>
    <w:rsid w:val="00A02B65"/>
    <w:rsid w:val="00A02D30"/>
    <w:rsid w:val="00A0320E"/>
    <w:rsid w:val="00A03B62"/>
    <w:rsid w:val="00A045F3"/>
    <w:rsid w:val="00A04BAE"/>
    <w:rsid w:val="00A04E8B"/>
    <w:rsid w:val="00A07519"/>
    <w:rsid w:val="00A106E6"/>
    <w:rsid w:val="00A10AA3"/>
    <w:rsid w:val="00A13CA2"/>
    <w:rsid w:val="00A14544"/>
    <w:rsid w:val="00A15C24"/>
    <w:rsid w:val="00A169DA"/>
    <w:rsid w:val="00A17847"/>
    <w:rsid w:val="00A22F88"/>
    <w:rsid w:val="00A23B02"/>
    <w:rsid w:val="00A2411F"/>
    <w:rsid w:val="00A26E95"/>
    <w:rsid w:val="00A304A0"/>
    <w:rsid w:val="00A30AA2"/>
    <w:rsid w:val="00A32793"/>
    <w:rsid w:val="00A33186"/>
    <w:rsid w:val="00A362D7"/>
    <w:rsid w:val="00A40747"/>
    <w:rsid w:val="00A41238"/>
    <w:rsid w:val="00A41E09"/>
    <w:rsid w:val="00A428F7"/>
    <w:rsid w:val="00A42D21"/>
    <w:rsid w:val="00A4414E"/>
    <w:rsid w:val="00A45F23"/>
    <w:rsid w:val="00A463D8"/>
    <w:rsid w:val="00A46EE0"/>
    <w:rsid w:val="00A470A8"/>
    <w:rsid w:val="00A5058E"/>
    <w:rsid w:val="00A50FBF"/>
    <w:rsid w:val="00A51754"/>
    <w:rsid w:val="00A51E55"/>
    <w:rsid w:val="00A52065"/>
    <w:rsid w:val="00A52282"/>
    <w:rsid w:val="00A55A3A"/>
    <w:rsid w:val="00A55BD6"/>
    <w:rsid w:val="00A56080"/>
    <w:rsid w:val="00A56201"/>
    <w:rsid w:val="00A562B8"/>
    <w:rsid w:val="00A56382"/>
    <w:rsid w:val="00A57AAB"/>
    <w:rsid w:val="00A57AD4"/>
    <w:rsid w:val="00A57F69"/>
    <w:rsid w:val="00A60C75"/>
    <w:rsid w:val="00A61375"/>
    <w:rsid w:val="00A61D78"/>
    <w:rsid w:val="00A62F48"/>
    <w:rsid w:val="00A644C7"/>
    <w:rsid w:val="00A65799"/>
    <w:rsid w:val="00A6581E"/>
    <w:rsid w:val="00A65C4C"/>
    <w:rsid w:val="00A67BCA"/>
    <w:rsid w:val="00A70632"/>
    <w:rsid w:val="00A71C35"/>
    <w:rsid w:val="00A74806"/>
    <w:rsid w:val="00A75D48"/>
    <w:rsid w:val="00A800BA"/>
    <w:rsid w:val="00A804D0"/>
    <w:rsid w:val="00A82B6B"/>
    <w:rsid w:val="00A83D87"/>
    <w:rsid w:val="00A84CA2"/>
    <w:rsid w:val="00A84FC0"/>
    <w:rsid w:val="00A85AB3"/>
    <w:rsid w:val="00A908C2"/>
    <w:rsid w:val="00A921C2"/>
    <w:rsid w:val="00A93A2C"/>
    <w:rsid w:val="00A94E30"/>
    <w:rsid w:val="00A951CF"/>
    <w:rsid w:val="00A95CE5"/>
    <w:rsid w:val="00A9692A"/>
    <w:rsid w:val="00A97299"/>
    <w:rsid w:val="00A97BE0"/>
    <w:rsid w:val="00AA0324"/>
    <w:rsid w:val="00AA0442"/>
    <w:rsid w:val="00AA22EF"/>
    <w:rsid w:val="00AA60B0"/>
    <w:rsid w:val="00AA62AD"/>
    <w:rsid w:val="00AB0961"/>
    <w:rsid w:val="00AB13BF"/>
    <w:rsid w:val="00AB399A"/>
    <w:rsid w:val="00AB4551"/>
    <w:rsid w:val="00AB5BEA"/>
    <w:rsid w:val="00AB5D64"/>
    <w:rsid w:val="00AB6795"/>
    <w:rsid w:val="00AC0AB0"/>
    <w:rsid w:val="00AC3F93"/>
    <w:rsid w:val="00AC55D3"/>
    <w:rsid w:val="00AC59F2"/>
    <w:rsid w:val="00AC717D"/>
    <w:rsid w:val="00AD1096"/>
    <w:rsid w:val="00AD215B"/>
    <w:rsid w:val="00AD32C7"/>
    <w:rsid w:val="00AD3A5C"/>
    <w:rsid w:val="00AD5620"/>
    <w:rsid w:val="00AD5EA6"/>
    <w:rsid w:val="00AD6A7A"/>
    <w:rsid w:val="00AD6C1B"/>
    <w:rsid w:val="00AD70E6"/>
    <w:rsid w:val="00AE147E"/>
    <w:rsid w:val="00AE2DB4"/>
    <w:rsid w:val="00AE341D"/>
    <w:rsid w:val="00AE4809"/>
    <w:rsid w:val="00AE4E86"/>
    <w:rsid w:val="00AE5FDD"/>
    <w:rsid w:val="00AF116E"/>
    <w:rsid w:val="00AF24D9"/>
    <w:rsid w:val="00AF538C"/>
    <w:rsid w:val="00AF6C52"/>
    <w:rsid w:val="00AF763D"/>
    <w:rsid w:val="00B01763"/>
    <w:rsid w:val="00B01CDB"/>
    <w:rsid w:val="00B02DF4"/>
    <w:rsid w:val="00B03B55"/>
    <w:rsid w:val="00B0458F"/>
    <w:rsid w:val="00B04D1F"/>
    <w:rsid w:val="00B04EC8"/>
    <w:rsid w:val="00B05099"/>
    <w:rsid w:val="00B07865"/>
    <w:rsid w:val="00B07ECA"/>
    <w:rsid w:val="00B10A6D"/>
    <w:rsid w:val="00B1158D"/>
    <w:rsid w:val="00B11897"/>
    <w:rsid w:val="00B11F68"/>
    <w:rsid w:val="00B12ECD"/>
    <w:rsid w:val="00B13055"/>
    <w:rsid w:val="00B14124"/>
    <w:rsid w:val="00B14E69"/>
    <w:rsid w:val="00B173BA"/>
    <w:rsid w:val="00B20097"/>
    <w:rsid w:val="00B20584"/>
    <w:rsid w:val="00B20F3F"/>
    <w:rsid w:val="00B2111C"/>
    <w:rsid w:val="00B21AFE"/>
    <w:rsid w:val="00B22421"/>
    <w:rsid w:val="00B25136"/>
    <w:rsid w:val="00B2611D"/>
    <w:rsid w:val="00B26BF2"/>
    <w:rsid w:val="00B270E9"/>
    <w:rsid w:val="00B3193B"/>
    <w:rsid w:val="00B32148"/>
    <w:rsid w:val="00B3266E"/>
    <w:rsid w:val="00B32DCB"/>
    <w:rsid w:val="00B33AAB"/>
    <w:rsid w:val="00B33C6A"/>
    <w:rsid w:val="00B342A1"/>
    <w:rsid w:val="00B35287"/>
    <w:rsid w:val="00B35763"/>
    <w:rsid w:val="00B35B93"/>
    <w:rsid w:val="00B36166"/>
    <w:rsid w:val="00B36463"/>
    <w:rsid w:val="00B37337"/>
    <w:rsid w:val="00B37744"/>
    <w:rsid w:val="00B40A70"/>
    <w:rsid w:val="00B40F03"/>
    <w:rsid w:val="00B410C9"/>
    <w:rsid w:val="00B44A1A"/>
    <w:rsid w:val="00B44C03"/>
    <w:rsid w:val="00B45060"/>
    <w:rsid w:val="00B455A6"/>
    <w:rsid w:val="00B461E1"/>
    <w:rsid w:val="00B462DE"/>
    <w:rsid w:val="00B50BEE"/>
    <w:rsid w:val="00B5102F"/>
    <w:rsid w:val="00B52CF5"/>
    <w:rsid w:val="00B56055"/>
    <w:rsid w:val="00B569AB"/>
    <w:rsid w:val="00B605F8"/>
    <w:rsid w:val="00B610CA"/>
    <w:rsid w:val="00B612AD"/>
    <w:rsid w:val="00B62E4E"/>
    <w:rsid w:val="00B631B3"/>
    <w:rsid w:val="00B650A6"/>
    <w:rsid w:val="00B66423"/>
    <w:rsid w:val="00B677B8"/>
    <w:rsid w:val="00B67C19"/>
    <w:rsid w:val="00B709FF"/>
    <w:rsid w:val="00B70ACC"/>
    <w:rsid w:val="00B70E68"/>
    <w:rsid w:val="00B71661"/>
    <w:rsid w:val="00B723C9"/>
    <w:rsid w:val="00B73182"/>
    <w:rsid w:val="00B73D66"/>
    <w:rsid w:val="00B75BEE"/>
    <w:rsid w:val="00B77526"/>
    <w:rsid w:val="00B8097A"/>
    <w:rsid w:val="00B80B6D"/>
    <w:rsid w:val="00B81392"/>
    <w:rsid w:val="00B82F01"/>
    <w:rsid w:val="00B83B39"/>
    <w:rsid w:val="00B84227"/>
    <w:rsid w:val="00B85E3C"/>
    <w:rsid w:val="00B86199"/>
    <w:rsid w:val="00B86C8D"/>
    <w:rsid w:val="00B87683"/>
    <w:rsid w:val="00B879C8"/>
    <w:rsid w:val="00B9148C"/>
    <w:rsid w:val="00B92190"/>
    <w:rsid w:val="00B936F8"/>
    <w:rsid w:val="00B93EDA"/>
    <w:rsid w:val="00B957AC"/>
    <w:rsid w:val="00B9583D"/>
    <w:rsid w:val="00B97560"/>
    <w:rsid w:val="00B97F62"/>
    <w:rsid w:val="00BA1104"/>
    <w:rsid w:val="00BA1444"/>
    <w:rsid w:val="00BA2013"/>
    <w:rsid w:val="00BA2899"/>
    <w:rsid w:val="00BA4FED"/>
    <w:rsid w:val="00BA587B"/>
    <w:rsid w:val="00BA7848"/>
    <w:rsid w:val="00BB058C"/>
    <w:rsid w:val="00BB07D0"/>
    <w:rsid w:val="00BB1A89"/>
    <w:rsid w:val="00BB1B12"/>
    <w:rsid w:val="00BB2589"/>
    <w:rsid w:val="00BB2C70"/>
    <w:rsid w:val="00BB3153"/>
    <w:rsid w:val="00BB50AD"/>
    <w:rsid w:val="00BB5C39"/>
    <w:rsid w:val="00BB6B86"/>
    <w:rsid w:val="00BB76B2"/>
    <w:rsid w:val="00BC0123"/>
    <w:rsid w:val="00BC1824"/>
    <w:rsid w:val="00BC2326"/>
    <w:rsid w:val="00BC26CC"/>
    <w:rsid w:val="00BC2C6F"/>
    <w:rsid w:val="00BC337B"/>
    <w:rsid w:val="00BC4944"/>
    <w:rsid w:val="00BC52E9"/>
    <w:rsid w:val="00BC5925"/>
    <w:rsid w:val="00BC6A4E"/>
    <w:rsid w:val="00BD072D"/>
    <w:rsid w:val="00BD3687"/>
    <w:rsid w:val="00BD485A"/>
    <w:rsid w:val="00BD536D"/>
    <w:rsid w:val="00BD6022"/>
    <w:rsid w:val="00BD63F7"/>
    <w:rsid w:val="00BD76E9"/>
    <w:rsid w:val="00BE1856"/>
    <w:rsid w:val="00BE2117"/>
    <w:rsid w:val="00BE2511"/>
    <w:rsid w:val="00BE4A55"/>
    <w:rsid w:val="00BE68DC"/>
    <w:rsid w:val="00BE6B90"/>
    <w:rsid w:val="00BE7956"/>
    <w:rsid w:val="00BE7B29"/>
    <w:rsid w:val="00BF0BE5"/>
    <w:rsid w:val="00BF19C2"/>
    <w:rsid w:val="00BF5A62"/>
    <w:rsid w:val="00BF5D5A"/>
    <w:rsid w:val="00BF74F4"/>
    <w:rsid w:val="00BF790B"/>
    <w:rsid w:val="00C00DCC"/>
    <w:rsid w:val="00C01892"/>
    <w:rsid w:val="00C04986"/>
    <w:rsid w:val="00C04BCC"/>
    <w:rsid w:val="00C0631B"/>
    <w:rsid w:val="00C079BF"/>
    <w:rsid w:val="00C133FA"/>
    <w:rsid w:val="00C1595E"/>
    <w:rsid w:val="00C15AB6"/>
    <w:rsid w:val="00C15C8E"/>
    <w:rsid w:val="00C16A57"/>
    <w:rsid w:val="00C175AF"/>
    <w:rsid w:val="00C17A01"/>
    <w:rsid w:val="00C23B7D"/>
    <w:rsid w:val="00C25ED2"/>
    <w:rsid w:val="00C32ADC"/>
    <w:rsid w:val="00C34FF7"/>
    <w:rsid w:val="00C36EBA"/>
    <w:rsid w:val="00C37FCD"/>
    <w:rsid w:val="00C4048F"/>
    <w:rsid w:val="00C407BB"/>
    <w:rsid w:val="00C40A4D"/>
    <w:rsid w:val="00C41C02"/>
    <w:rsid w:val="00C42622"/>
    <w:rsid w:val="00C42A9C"/>
    <w:rsid w:val="00C42BDF"/>
    <w:rsid w:val="00C450D1"/>
    <w:rsid w:val="00C45DF4"/>
    <w:rsid w:val="00C467DF"/>
    <w:rsid w:val="00C46944"/>
    <w:rsid w:val="00C47C84"/>
    <w:rsid w:val="00C50746"/>
    <w:rsid w:val="00C51DD1"/>
    <w:rsid w:val="00C52A16"/>
    <w:rsid w:val="00C54262"/>
    <w:rsid w:val="00C546C6"/>
    <w:rsid w:val="00C55697"/>
    <w:rsid w:val="00C564E2"/>
    <w:rsid w:val="00C56EC8"/>
    <w:rsid w:val="00C610C2"/>
    <w:rsid w:val="00C61E02"/>
    <w:rsid w:val="00C63748"/>
    <w:rsid w:val="00C63B65"/>
    <w:rsid w:val="00C643A8"/>
    <w:rsid w:val="00C6619E"/>
    <w:rsid w:val="00C66C0F"/>
    <w:rsid w:val="00C67CC7"/>
    <w:rsid w:val="00C71D77"/>
    <w:rsid w:val="00C7256D"/>
    <w:rsid w:val="00C72835"/>
    <w:rsid w:val="00C73A24"/>
    <w:rsid w:val="00C743F5"/>
    <w:rsid w:val="00C7502D"/>
    <w:rsid w:val="00C7541B"/>
    <w:rsid w:val="00C756DD"/>
    <w:rsid w:val="00C767F2"/>
    <w:rsid w:val="00C76C2C"/>
    <w:rsid w:val="00C774FB"/>
    <w:rsid w:val="00C81489"/>
    <w:rsid w:val="00C81966"/>
    <w:rsid w:val="00C82CC4"/>
    <w:rsid w:val="00C82D58"/>
    <w:rsid w:val="00C8463C"/>
    <w:rsid w:val="00C84E49"/>
    <w:rsid w:val="00C8704E"/>
    <w:rsid w:val="00C873BB"/>
    <w:rsid w:val="00C90A1B"/>
    <w:rsid w:val="00C9160A"/>
    <w:rsid w:val="00C91BF0"/>
    <w:rsid w:val="00C926D1"/>
    <w:rsid w:val="00C9532B"/>
    <w:rsid w:val="00C971D9"/>
    <w:rsid w:val="00C971E6"/>
    <w:rsid w:val="00C9737A"/>
    <w:rsid w:val="00CA2F59"/>
    <w:rsid w:val="00CA40D2"/>
    <w:rsid w:val="00CA43A5"/>
    <w:rsid w:val="00CA5038"/>
    <w:rsid w:val="00CA5AF1"/>
    <w:rsid w:val="00CA7BA6"/>
    <w:rsid w:val="00CB03B5"/>
    <w:rsid w:val="00CB0EBD"/>
    <w:rsid w:val="00CB3165"/>
    <w:rsid w:val="00CB39BA"/>
    <w:rsid w:val="00CB42E9"/>
    <w:rsid w:val="00CB5C9A"/>
    <w:rsid w:val="00CB5ED1"/>
    <w:rsid w:val="00CB5F4E"/>
    <w:rsid w:val="00CB7E21"/>
    <w:rsid w:val="00CB7ED2"/>
    <w:rsid w:val="00CB7F31"/>
    <w:rsid w:val="00CC2499"/>
    <w:rsid w:val="00CC3CC0"/>
    <w:rsid w:val="00CC5751"/>
    <w:rsid w:val="00CC5DDB"/>
    <w:rsid w:val="00CC6D8B"/>
    <w:rsid w:val="00CC74D8"/>
    <w:rsid w:val="00CD0435"/>
    <w:rsid w:val="00CD05A5"/>
    <w:rsid w:val="00CD1454"/>
    <w:rsid w:val="00CD21A7"/>
    <w:rsid w:val="00CD301B"/>
    <w:rsid w:val="00CD3045"/>
    <w:rsid w:val="00CD5611"/>
    <w:rsid w:val="00CD6952"/>
    <w:rsid w:val="00CD74DF"/>
    <w:rsid w:val="00CE1738"/>
    <w:rsid w:val="00CE1AA2"/>
    <w:rsid w:val="00CE2E20"/>
    <w:rsid w:val="00CE30B8"/>
    <w:rsid w:val="00CE49A5"/>
    <w:rsid w:val="00CE5920"/>
    <w:rsid w:val="00CE6BD1"/>
    <w:rsid w:val="00CF0ECA"/>
    <w:rsid w:val="00CF16C0"/>
    <w:rsid w:val="00CF1E28"/>
    <w:rsid w:val="00CF2A89"/>
    <w:rsid w:val="00CF3573"/>
    <w:rsid w:val="00CF4651"/>
    <w:rsid w:val="00CF47E8"/>
    <w:rsid w:val="00CF4819"/>
    <w:rsid w:val="00CF504D"/>
    <w:rsid w:val="00CF5DC9"/>
    <w:rsid w:val="00CF5F2E"/>
    <w:rsid w:val="00CF727E"/>
    <w:rsid w:val="00CF79D0"/>
    <w:rsid w:val="00CF7DE7"/>
    <w:rsid w:val="00D00FAF"/>
    <w:rsid w:val="00D01508"/>
    <w:rsid w:val="00D0260A"/>
    <w:rsid w:val="00D02680"/>
    <w:rsid w:val="00D054EB"/>
    <w:rsid w:val="00D056B5"/>
    <w:rsid w:val="00D05802"/>
    <w:rsid w:val="00D05E2D"/>
    <w:rsid w:val="00D06BC6"/>
    <w:rsid w:val="00D1066C"/>
    <w:rsid w:val="00D11235"/>
    <w:rsid w:val="00D112BA"/>
    <w:rsid w:val="00D13BA9"/>
    <w:rsid w:val="00D14949"/>
    <w:rsid w:val="00D1547D"/>
    <w:rsid w:val="00D154BB"/>
    <w:rsid w:val="00D207F3"/>
    <w:rsid w:val="00D23404"/>
    <w:rsid w:val="00D23A5D"/>
    <w:rsid w:val="00D240E4"/>
    <w:rsid w:val="00D27A36"/>
    <w:rsid w:val="00D27D39"/>
    <w:rsid w:val="00D30829"/>
    <w:rsid w:val="00D30D54"/>
    <w:rsid w:val="00D313B1"/>
    <w:rsid w:val="00D314AE"/>
    <w:rsid w:val="00D31554"/>
    <w:rsid w:val="00D31EB6"/>
    <w:rsid w:val="00D33A46"/>
    <w:rsid w:val="00D35303"/>
    <w:rsid w:val="00D36B3C"/>
    <w:rsid w:val="00D3713B"/>
    <w:rsid w:val="00D37F52"/>
    <w:rsid w:val="00D41003"/>
    <w:rsid w:val="00D4183E"/>
    <w:rsid w:val="00D41C3E"/>
    <w:rsid w:val="00D434A5"/>
    <w:rsid w:val="00D43C77"/>
    <w:rsid w:val="00D45193"/>
    <w:rsid w:val="00D45AF1"/>
    <w:rsid w:val="00D45F89"/>
    <w:rsid w:val="00D46F45"/>
    <w:rsid w:val="00D47AFC"/>
    <w:rsid w:val="00D510FE"/>
    <w:rsid w:val="00D51E44"/>
    <w:rsid w:val="00D52845"/>
    <w:rsid w:val="00D53698"/>
    <w:rsid w:val="00D5369A"/>
    <w:rsid w:val="00D53AA1"/>
    <w:rsid w:val="00D5489B"/>
    <w:rsid w:val="00D54F74"/>
    <w:rsid w:val="00D573FF"/>
    <w:rsid w:val="00D61DB1"/>
    <w:rsid w:val="00D62AFD"/>
    <w:rsid w:val="00D62BAD"/>
    <w:rsid w:val="00D63FA1"/>
    <w:rsid w:val="00D64698"/>
    <w:rsid w:val="00D64C2C"/>
    <w:rsid w:val="00D676BC"/>
    <w:rsid w:val="00D67ECE"/>
    <w:rsid w:val="00D7133D"/>
    <w:rsid w:val="00D713A7"/>
    <w:rsid w:val="00D71865"/>
    <w:rsid w:val="00D71A18"/>
    <w:rsid w:val="00D72EF6"/>
    <w:rsid w:val="00D7348D"/>
    <w:rsid w:val="00D73B81"/>
    <w:rsid w:val="00D75D7B"/>
    <w:rsid w:val="00D7617F"/>
    <w:rsid w:val="00D77DC8"/>
    <w:rsid w:val="00D8051C"/>
    <w:rsid w:val="00D808DA"/>
    <w:rsid w:val="00D815C4"/>
    <w:rsid w:val="00D82C91"/>
    <w:rsid w:val="00D83006"/>
    <w:rsid w:val="00D8308A"/>
    <w:rsid w:val="00D830E3"/>
    <w:rsid w:val="00D86034"/>
    <w:rsid w:val="00D86CF0"/>
    <w:rsid w:val="00D8727E"/>
    <w:rsid w:val="00D90DEA"/>
    <w:rsid w:val="00D91C63"/>
    <w:rsid w:val="00D91FB1"/>
    <w:rsid w:val="00D93126"/>
    <w:rsid w:val="00D93A2C"/>
    <w:rsid w:val="00D950C3"/>
    <w:rsid w:val="00D97DAF"/>
    <w:rsid w:val="00DA3050"/>
    <w:rsid w:val="00DA5562"/>
    <w:rsid w:val="00DA577E"/>
    <w:rsid w:val="00DA60E7"/>
    <w:rsid w:val="00DB0C2A"/>
    <w:rsid w:val="00DB1A4F"/>
    <w:rsid w:val="00DB2EB8"/>
    <w:rsid w:val="00DB427C"/>
    <w:rsid w:val="00DB51AE"/>
    <w:rsid w:val="00DB5586"/>
    <w:rsid w:val="00DB5A15"/>
    <w:rsid w:val="00DB75D1"/>
    <w:rsid w:val="00DB79E2"/>
    <w:rsid w:val="00DB7A4E"/>
    <w:rsid w:val="00DC0288"/>
    <w:rsid w:val="00DC0A8C"/>
    <w:rsid w:val="00DC13B2"/>
    <w:rsid w:val="00DC49E2"/>
    <w:rsid w:val="00DC5F55"/>
    <w:rsid w:val="00DC739A"/>
    <w:rsid w:val="00DC7432"/>
    <w:rsid w:val="00DC7B1A"/>
    <w:rsid w:val="00DD049E"/>
    <w:rsid w:val="00DD0D06"/>
    <w:rsid w:val="00DD2628"/>
    <w:rsid w:val="00DD3203"/>
    <w:rsid w:val="00DD4331"/>
    <w:rsid w:val="00DD4631"/>
    <w:rsid w:val="00DD5B73"/>
    <w:rsid w:val="00DD6BDF"/>
    <w:rsid w:val="00DD7943"/>
    <w:rsid w:val="00DE43DC"/>
    <w:rsid w:val="00DE4F4B"/>
    <w:rsid w:val="00DE578B"/>
    <w:rsid w:val="00DE6901"/>
    <w:rsid w:val="00DE6AE6"/>
    <w:rsid w:val="00DE7E2D"/>
    <w:rsid w:val="00DF09DB"/>
    <w:rsid w:val="00DF0BC9"/>
    <w:rsid w:val="00DF0D9E"/>
    <w:rsid w:val="00DF17FD"/>
    <w:rsid w:val="00DF2647"/>
    <w:rsid w:val="00DF2B98"/>
    <w:rsid w:val="00DF36E2"/>
    <w:rsid w:val="00DF4007"/>
    <w:rsid w:val="00DF402A"/>
    <w:rsid w:val="00DF49BA"/>
    <w:rsid w:val="00DF4D68"/>
    <w:rsid w:val="00DF6353"/>
    <w:rsid w:val="00E0052B"/>
    <w:rsid w:val="00E02E04"/>
    <w:rsid w:val="00E02EC3"/>
    <w:rsid w:val="00E02F4C"/>
    <w:rsid w:val="00E03B86"/>
    <w:rsid w:val="00E0454A"/>
    <w:rsid w:val="00E04CC2"/>
    <w:rsid w:val="00E06B47"/>
    <w:rsid w:val="00E07315"/>
    <w:rsid w:val="00E076DD"/>
    <w:rsid w:val="00E1058C"/>
    <w:rsid w:val="00E106F2"/>
    <w:rsid w:val="00E10D81"/>
    <w:rsid w:val="00E12931"/>
    <w:rsid w:val="00E138B9"/>
    <w:rsid w:val="00E1494D"/>
    <w:rsid w:val="00E153A3"/>
    <w:rsid w:val="00E1687E"/>
    <w:rsid w:val="00E21813"/>
    <w:rsid w:val="00E218D6"/>
    <w:rsid w:val="00E225AD"/>
    <w:rsid w:val="00E2681D"/>
    <w:rsid w:val="00E26CEF"/>
    <w:rsid w:val="00E27884"/>
    <w:rsid w:val="00E30F5E"/>
    <w:rsid w:val="00E312AE"/>
    <w:rsid w:val="00E3141F"/>
    <w:rsid w:val="00E32A74"/>
    <w:rsid w:val="00E3301D"/>
    <w:rsid w:val="00E34498"/>
    <w:rsid w:val="00E3479E"/>
    <w:rsid w:val="00E34C74"/>
    <w:rsid w:val="00E356D6"/>
    <w:rsid w:val="00E36B28"/>
    <w:rsid w:val="00E36D73"/>
    <w:rsid w:val="00E3796B"/>
    <w:rsid w:val="00E45F11"/>
    <w:rsid w:val="00E466BB"/>
    <w:rsid w:val="00E50364"/>
    <w:rsid w:val="00E50B19"/>
    <w:rsid w:val="00E519F2"/>
    <w:rsid w:val="00E52B9D"/>
    <w:rsid w:val="00E54183"/>
    <w:rsid w:val="00E544D9"/>
    <w:rsid w:val="00E54DCB"/>
    <w:rsid w:val="00E56F80"/>
    <w:rsid w:val="00E60232"/>
    <w:rsid w:val="00E614C6"/>
    <w:rsid w:val="00E621FE"/>
    <w:rsid w:val="00E62F70"/>
    <w:rsid w:val="00E64E29"/>
    <w:rsid w:val="00E65068"/>
    <w:rsid w:val="00E66127"/>
    <w:rsid w:val="00E66D8C"/>
    <w:rsid w:val="00E67754"/>
    <w:rsid w:val="00E67E9C"/>
    <w:rsid w:val="00E67EDD"/>
    <w:rsid w:val="00E70912"/>
    <w:rsid w:val="00E70990"/>
    <w:rsid w:val="00E73484"/>
    <w:rsid w:val="00E7352A"/>
    <w:rsid w:val="00E73D0D"/>
    <w:rsid w:val="00E73F30"/>
    <w:rsid w:val="00E75A8F"/>
    <w:rsid w:val="00E76AF8"/>
    <w:rsid w:val="00E76CDD"/>
    <w:rsid w:val="00E77298"/>
    <w:rsid w:val="00E77795"/>
    <w:rsid w:val="00E80853"/>
    <w:rsid w:val="00E8129E"/>
    <w:rsid w:val="00E8198B"/>
    <w:rsid w:val="00E82DE1"/>
    <w:rsid w:val="00E83684"/>
    <w:rsid w:val="00E85C95"/>
    <w:rsid w:val="00E85F12"/>
    <w:rsid w:val="00E87F97"/>
    <w:rsid w:val="00E91FB5"/>
    <w:rsid w:val="00E93535"/>
    <w:rsid w:val="00E942A7"/>
    <w:rsid w:val="00E95696"/>
    <w:rsid w:val="00E96000"/>
    <w:rsid w:val="00E960AC"/>
    <w:rsid w:val="00E970BD"/>
    <w:rsid w:val="00E9759C"/>
    <w:rsid w:val="00EA077C"/>
    <w:rsid w:val="00EA0B60"/>
    <w:rsid w:val="00EA19FE"/>
    <w:rsid w:val="00EA1ACE"/>
    <w:rsid w:val="00EA2C73"/>
    <w:rsid w:val="00EA37A3"/>
    <w:rsid w:val="00EA4414"/>
    <w:rsid w:val="00EA50CD"/>
    <w:rsid w:val="00EA583C"/>
    <w:rsid w:val="00EA59CD"/>
    <w:rsid w:val="00EA6633"/>
    <w:rsid w:val="00EA72C4"/>
    <w:rsid w:val="00EA7A36"/>
    <w:rsid w:val="00EA7C79"/>
    <w:rsid w:val="00EB115A"/>
    <w:rsid w:val="00EB1500"/>
    <w:rsid w:val="00EB23BF"/>
    <w:rsid w:val="00EB2529"/>
    <w:rsid w:val="00EB2B04"/>
    <w:rsid w:val="00EB3064"/>
    <w:rsid w:val="00EB393C"/>
    <w:rsid w:val="00EB3FF2"/>
    <w:rsid w:val="00EB5D0F"/>
    <w:rsid w:val="00EB656F"/>
    <w:rsid w:val="00EB66F5"/>
    <w:rsid w:val="00EB6945"/>
    <w:rsid w:val="00EB6B28"/>
    <w:rsid w:val="00EB6FC2"/>
    <w:rsid w:val="00EB7889"/>
    <w:rsid w:val="00EC0BD2"/>
    <w:rsid w:val="00EC0D2B"/>
    <w:rsid w:val="00EC1C64"/>
    <w:rsid w:val="00EC3570"/>
    <w:rsid w:val="00ED0344"/>
    <w:rsid w:val="00ED0801"/>
    <w:rsid w:val="00ED1940"/>
    <w:rsid w:val="00ED20E0"/>
    <w:rsid w:val="00ED2E53"/>
    <w:rsid w:val="00ED3B72"/>
    <w:rsid w:val="00ED414E"/>
    <w:rsid w:val="00ED4B88"/>
    <w:rsid w:val="00ED4E1A"/>
    <w:rsid w:val="00ED55EC"/>
    <w:rsid w:val="00ED6581"/>
    <w:rsid w:val="00ED6B99"/>
    <w:rsid w:val="00EE025C"/>
    <w:rsid w:val="00EE0D5F"/>
    <w:rsid w:val="00EE380C"/>
    <w:rsid w:val="00EE3CE9"/>
    <w:rsid w:val="00EE4A1A"/>
    <w:rsid w:val="00EE5238"/>
    <w:rsid w:val="00EE6D8D"/>
    <w:rsid w:val="00EE759A"/>
    <w:rsid w:val="00EE7989"/>
    <w:rsid w:val="00EF05CE"/>
    <w:rsid w:val="00EF0F41"/>
    <w:rsid w:val="00EF1545"/>
    <w:rsid w:val="00EF2EAC"/>
    <w:rsid w:val="00EF2F86"/>
    <w:rsid w:val="00EF3647"/>
    <w:rsid w:val="00EF3706"/>
    <w:rsid w:val="00EF39AD"/>
    <w:rsid w:val="00EF4175"/>
    <w:rsid w:val="00EF55C4"/>
    <w:rsid w:val="00EF570D"/>
    <w:rsid w:val="00EF58DB"/>
    <w:rsid w:val="00EF60B3"/>
    <w:rsid w:val="00EF6C8C"/>
    <w:rsid w:val="00EF75D0"/>
    <w:rsid w:val="00EF7975"/>
    <w:rsid w:val="00F00943"/>
    <w:rsid w:val="00F01C94"/>
    <w:rsid w:val="00F0271A"/>
    <w:rsid w:val="00F02832"/>
    <w:rsid w:val="00F0392A"/>
    <w:rsid w:val="00F05D7A"/>
    <w:rsid w:val="00F0689F"/>
    <w:rsid w:val="00F1125E"/>
    <w:rsid w:val="00F12224"/>
    <w:rsid w:val="00F12344"/>
    <w:rsid w:val="00F13089"/>
    <w:rsid w:val="00F145A0"/>
    <w:rsid w:val="00F14E65"/>
    <w:rsid w:val="00F204BC"/>
    <w:rsid w:val="00F2178A"/>
    <w:rsid w:val="00F223F6"/>
    <w:rsid w:val="00F2245C"/>
    <w:rsid w:val="00F22BE2"/>
    <w:rsid w:val="00F2327B"/>
    <w:rsid w:val="00F235C5"/>
    <w:rsid w:val="00F24C7F"/>
    <w:rsid w:val="00F24E60"/>
    <w:rsid w:val="00F315F4"/>
    <w:rsid w:val="00F32B74"/>
    <w:rsid w:val="00F32F0E"/>
    <w:rsid w:val="00F3474A"/>
    <w:rsid w:val="00F35686"/>
    <w:rsid w:val="00F36035"/>
    <w:rsid w:val="00F360AC"/>
    <w:rsid w:val="00F36631"/>
    <w:rsid w:val="00F369C5"/>
    <w:rsid w:val="00F4015A"/>
    <w:rsid w:val="00F45583"/>
    <w:rsid w:val="00F45AFA"/>
    <w:rsid w:val="00F46A58"/>
    <w:rsid w:val="00F478EC"/>
    <w:rsid w:val="00F50B76"/>
    <w:rsid w:val="00F5121C"/>
    <w:rsid w:val="00F5256B"/>
    <w:rsid w:val="00F52D39"/>
    <w:rsid w:val="00F53C61"/>
    <w:rsid w:val="00F553AC"/>
    <w:rsid w:val="00F57BCA"/>
    <w:rsid w:val="00F60A12"/>
    <w:rsid w:val="00F61070"/>
    <w:rsid w:val="00F622AA"/>
    <w:rsid w:val="00F626CD"/>
    <w:rsid w:val="00F62B20"/>
    <w:rsid w:val="00F62F59"/>
    <w:rsid w:val="00F6428B"/>
    <w:rsid w:val="00F65790"/>
    <w:rsid w:val="00F704B4"/>
    <w:rsid w:val="00F71291"/>
    <w:rsid w:val="00F71E31"/>
    <w:rsid w:val="00F72CE2"/>
    <w:rsid w:val="00F73CE9"/>
    <w:rsid w:val="00F76838"/>
    <w:rsid w:val="00F76FAF"/>
    <w:rsid w:val="00F80743"/>
    <w:rsid w:val="00F81E43"/>
    <w:rsid w:val="00F83833"/>
    <w:rsid w:val="00F84F75"/>
    <w:rsid w:val="00F8621F"/>
    <w:rsid w:val="00F86254"/>
    <w:rsid w:val="00F86258"/>
    <w:rsid w:val="00F864F5"/>
    <w:rsid w:val="00F865F7"/>
    <w:rsid w:val="00F86C3D"/>
    <w:rsid w:val="00F910F1"/>
    <w:rsid w:val="00F91F42"/>
    <w:rsid w:val="00F92D0F"/>
    <w:rsid w:val="00F94869"/>
    <w:rsid w:val="00F949F2"/>
    <w:rsid w:val="00F96617"/>
    <w:rsid w:val="00F9677D"/>
    <w:rsid w:val="00F96A82"/>
    <w:rsid w:val="00F97312"/>
    <w:rsid w:val="00F9772E"/>
    <w:rsid w:val="00F97E16"/>
    <w:rsid w:val="00FA02F3"/>
    <w:rsid w:val="00FA030E"/>
    <w:rsid w:val="00FA0D74"/>
    <w:rsid w:val="00FA2BCF"/>
    <w:rsid w:val="00FA3215"/>
    <w:rsid w:val="00FA36DC"/>
    <w:rsid w:val="00FA40E2"/>
    <w:rsid w:val="00FA5591"/>
    <w:rsid w:val="00FA6F4F"/>
    <w:rsid w:val="00FA7264"/>
    <w:rsid w:val="00FB0CC7"/>
    <w:rsid w:val="00FB256F"/>
    <w:rsid w:val="00FB2892"/>
    <w:rsid w:val="00FB3720"/>
    <w:rsid w:val="00FB476B"/>
    <w:rsid w:val="00FB50B0"/>
    <w:rsid w:val="00FB5523"/>
    <w:rsid w:val="00FB63FA"/>
    <w:rsid w:val="00FB71E0"/>
    <w:rsid w:val="00FC10B6"/>
    <w:rsid w:val="00FC165E"/>
    <w:rsid w:val="00FC3B95"/>
    <w:rsid w:val="00FC3C27"/>
    <w:rsid w:val="00FC4485"/>
    <w:rsid w:val="00FC4C6C"/>
    <w:rsid w:val="00FC5D63"/>
    <w:rsid w:val="00FC6611"/>
    <w:rsid w:val="00FC676E"/>
    <w:rsid w:val="00FC755F"/>
    <w:rsid w:val="00FD03BA"/>
    <w:rsid w:val="00FD05C4"/>
    <w:rsid w:val="00FD166F"/>
    <w:rsid w:val="00FD2B6B"/>
    <w:rsid w:val="00FD2BC7"/>
    <w:rsid w:val="00FD42C9"/>
    <w:rsid w:val="00FD5921"/>
    <w:rsid w:val="00FD5C4C"/>
    <w:rsid w:val="00FD62B4"/>
    <w:rsid w:val="00FE135D"/>
    <w:rsid w:val="00FE1833"/>
    <w:rsid w:val="00FE1E93"/>
    <w:rsid w:val="00FE4A66"/>
    <w:rsid w:val="00FE7897"/>
    <w:rsid w:val="00FF1121"/>
    <w:rsid w:val="00FF1D6B"/>
    <w:rsid w:val="00FF3F34"/>
    <w:rsid w:val="00FF424E"/>
    <w:rsid w:val="00FF46FB"/>
    <w:rsid w:val="00FF57FB"/>
    <w:rsid w:val="00FF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EA901D"/>
  <w15:docId w15:val="{1773C70E-A1EE-4449-AE54-EE4FAD74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F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08B7"/>
    <w:pPr>
      <w:keepNext/>
      <w:keepLines/>
      <w:shd w:val="clear" w:color="auto" w:fill="FFFFFF"/>
      <w:tabs>
        <w:tab w:val="left" w:pos="851"/>
      </w:tabs>
      <w:spacing w:line="360" w:lineRule="auto"/>
      <w:jc w:val="center"/>
      <w:outlineLvl w:val="0"/>
    </w:pPr>
    <w:rPr>
      <w:rFonts w:eastAsiaTheme="majorEastAsia"/>
      <w:b/>
      <w:color w:val="1B1B1B"/>
      <w:sz w:val="28"/>
      <w:szCs w:val="26"/>
      <w:lang w:val="vi-VN" w:eastAsia="ja-JP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08B7"/>
    <w:pPr>
      <w:keepNext/>
      <w:keepLines/>
      <w:tabs>
        <w:tab w:val="left" w:pos="851"/>
      </w:tabs>
      <w:spacing w:line="336" w:lineRule="auto"/>
      <w:jc w:val="both"/>
      <w:outlineLvl w:val="1"/>
    </w:pPr>
    <w:rPr>
      <w:rFonts w:eastAsiaTheme="majorEastAsia"/>
      <w:b/>
      <w:bCs/>
      <w:i/>
      <w:iCs/>
      <w:color w:val="000000" w:themeColor="text1"/>
      <w:sz w:val="26"/>
      <w:szCs w:val="26"/>
      <w:lang w:val="vi-VN"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B3C58"/>
    <w:pPr>
      <w:keepNext/>
      <w:keepLines/>
      <w:spacing w:before="120" w:line="360" w:lineRule="auto"/>
      <w:jc w:val="both"/>
      <w:outlineLvl w:val="2"/>
    </w:pPr>
    <w:rPr>
      <w:rFonts w:eastAsiaTheme="majorEastAsia"/>
      <w:b/>
      <w:i/>
      <w:color w:val="000000"/>
      <w:sz w:val="26"/>
      <w:szCs w:val="26"/>
      <w:lang w:val="vi-VN" w:eastAsia="ja-JP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2136C"/>
    <w:pPr>
      <w:keepNext/>
      <w:keepLines/>
      <w:spacing w:before="120" w:line="360" w:lineRule="auto"/>
      <w:outlineLvl w:val="3"/>
    </w:pPr>
    <w:rPr>
      <w:rFonts w:eastAsiaTheme="majorEastAsia"/>
      <w:color w:val="000000"/>
      <w:sz w:val="26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F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74"/>
    <w:pPr>
      <w:keepNext/>
      <w:keepLines/>
      <w:outlineLvl w:val="8"/>
    </w:pPr>
    <w:rPr>
      <w:rFonts w:eastAsiaTheme="majorEastAsia" w:cstheme="majorBidi"/>
      <w:color w:val="272727" w:themeColor="text1" w:themeTint="D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B7"/>
    <w:rPr>
      <w:rFonts w:ascii="Times New Roman" w:eastAsiaTheme="majorEastAsia" w:hAnsi="Times New Roman" w:cs="Times New Roman"/>
      <w:b/>
      <w:color w:val="1B1B1B"/>
      <w:sz w:val="28"/>
      <w:szCs w:val="26"/>
      <w:shd w:val="clear" w:color="auto" w:fill="FFFFFF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3608B7"/>
    <w:rPr>
      <w:rFonts w:ascii="Times New Roman" w:eastAsiaTheme="majorEastAsia" w:hAnsi="Times New Roman" w:cs="Times New Roman"/>
      <w:b/>
      <w:bCs/>
      <w:i/>
      <w:iCs/>
      <w:color w:val="000000" w:themeColor="text1"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4B3C58"/>
    <w:rPr>
      <w:rFonts w:ascii="Times New Roman" w:eastAsiaTheme="majorEastAsia" w:hAnsi="Times New Roman" w:cs="Times New Roman"/>
      <w:b/>
      <w:i/>
      <w:color w:val="000000"/>
      <w:sz w:val="26"/>
      <w:szCs w:val="26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22136C"/>
    <w:rPr>
      <w:rFonts w:ascii="Times New Roman" w:eastAsiaTheme="majorEastAsia" w:hAnsi="Times New Roman" w:cs="Times New Roman"/>
      <w:color w:val="000000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F74"/>
    <w:rPr>
      <w:rFonts w:ascii=".VnTime" w:eastAsiaTheme="majorEastAsia" w:hAnsi=".VnTime" w:cstheme="majorBidi"/>
      <w:noProof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F74"/>
    <w:rPr>
      <w:rFonts w:ascii=".VnTime" w:eastAsiaTheme="majorEastAsia" w:hAnsi=".VnTime" w:cstheme="majorBidi"/>
      <w:i/>
      <w:iCs/>
      <w:noProof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74"/>
    <w:rPr>
      <w:rFonts w:ascii=".VnTime" w:eastAsiaTheme="majorEastAsia" w:hAnsi=".VnTime" w:cstheme="majorBidi"/>
      <w:noProof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74"/>
    <w:rPr>
      <w:rFonts w:ascii=".VnTime" w:eastAsiaTheme="majorEastAsia" w:hAnsi=".VnTime" w:cstheme="majorBidi"/>
      <w:i/>
      <w:iCs/>
      <w:noProof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74"/>
    <w:rPr>
      <w:rFonts w:ascii=".VnTime" w:eastAsiaTheme="majorEastAsia" w:hAnsi=".VnTime" w:cstheme="majorBidi"/>
      <w:noProof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D54F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rsid w:val="00D54F7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D54F74"/>
    <w:rPr>
      <w:rFonts w:ascii=".VnTime" w:eastAsiaTheme="majorEastAsia" w:hAnsi=".VnTime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F74"/>
    <w:pPr>
      <w:spacing w:before="160"/>
      <w:jc w:val="center"/>
    </w:pPr>
    <w:rPr>
      <w:i/>
      <w:iCs/>
      <w:color w:val="404040" w:themeColor="text1" w:themeTint="BF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D54F74"/>
    <w:rPr>
      <w:rFonts w:ascii=".VnTime" w:eastAsia="Times New Roman" w:hAnsi=".VnTime" w:cs="Times New Roman"/>
      <w:i/>
      <w:iCs/>
      <w:noProof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D54F74"/>
    <w:pPr>
      <w:ind w:left="720"/>
      <w:contextualSpacing/>
    </w:pPr>
    <w:rPr>
      <w:lang w:eastAsia="ja-JP"/>
    </w:rPr>
  </w:style>
  <w:style w:type="character" w:styleId="IntenseEmphasis">
    <w:name w:val="Intense Emphasis"/>
    <w:basedOn w:val="DefaultParagraphFont"/>
    <w:uiPriority w:val="21"/>
    <w:qFormat/>
    <w:rsid w:val="00D54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74"/>
    <w:rPr>
      <w:rFonts w:ascii=".VnTime" w:eastAsia="Times New Roman" w:hAnsi=".VnTime" w:cs="Times New Roman"/>
      <w:i/>
      <w:iCs/>
      <w:noProof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54F74"/>
    <w:rPr>
      <w:b/>
      <w:bCs/>
      <w:smallCaps/>
      <w:color w:val="2F5496" w:themeColor="accent1" w:themeShade="BF"/>
      <w:spacing w:val="5"/>
    </w:rPr>
  </w:style>
  <w:style w:type="paragraph" w:customStyle="1" w:styleId="1">
    <w:name w:val="1."/>
    <w:basedOn w:val="Normal"/>
    <w:qFormat/>
    <w:rsid w:val="00D54F74"/>
    <w:pPr>
      <w:spacing w:line="360" w:lineRule="auto"/>
      <w:jc w:val="center"/>
    </w:pPr>
    <w:rPr>
      <w:rFonts w:eastAsiaTheme="minorHAnsi"/>
      <w:b/>
      <w:sz w:val="28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D54F74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54F74"/>
    <w:pPr>
      <w:tabs>
        <w:tab w:val="left" w:pos="264"/>
        <w:tab w:val="left" w:pos="380"/>
      </w:tabs>
      <w:spacing w:after="240"/>
      <w:ind w:left="384" w:hanging="384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54F7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vi-VN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D54F74"/>
    <w:rPr>
      <w:noProof/>
      <w:lang w:val="vi-VN"/>
    </w:rPr>
  </w:style>
  <w:style w:type="paragraph" w:customStyle="1" w:styleId="2">
    <w:name w:val="2."/>
    <w:basedOn w:val="ListParagraph"/>
    <w:qFormat/>
    <w:rsid w:val="00D54F74"/>
    <w:pPr>
      <w:tabs>
        <w:tab w:val="left" w:pos="567"/>
      </w:tabs>
      <w:spacing w:line="360" w:lineRule="auto"/>
      <w:ind w:left="0"/>
      <w:contextualSpacing w:val="0"/>
    </w:pPr>
    <w:rPr>
      <w:b/>
      <w:sz w:val="28"/>
      <w:szCs w:val="28"/>
    </w:rPr>
  </w:style>
  <w:style w:type="paragraph" w:styleId="Caption">
    <w:name w:val="caption"/>
    <w:basedOn w:val="Normal"/>
    <w:next w:val="Normal"/>
    <w:autoRedefine/>
    <w:uiPriority w:val="35"/>
    <w:qFormat/>
    <w:rsid w:val="00CD74DF"/>
    <w:pPr>
      <w:keepNext/>
      <w:tabs>
        <w:tab w:val="left" w:pos="1830"/>
      </w:tabs>
      <w:spacing w:before="120" w:after="120" w:line="360" w:lineRule="auto"/>
      <w:jc w:val="center"/>
    </w:pPr>
    <w:rPr>
      <w:b/>
      <w:bCs/>
      <w:iCs/>
      <w:sz w:val="26"/>
      <w:szCs w:val="26"/>
      <w:lang w:val="vi-VN" w:eastAsia="ja-JP"/>
    </w:rPr>
  </w:style>
  <w:style w:type="table" w:styleId="LightGrid-Accent4">
    <w:name w:val="Light Grid Accent 4"/>
    <w:basedOn w:val="TableNormal"/>
    <w:uiPriority w:val="62"/>
    <w:rsid w:val="00D54F74"/>
    <w:pPr>
      <w:spacing w:after="0" w:line="240" w:lineRule="auto"/>
    </w:pPr>
    <w:rPr>
      <w:lang w:val="vi-V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D54F74"/>
    <w:pPr>
      <w:tabs>
        <w:tab w:val="center" w:pos="4680"/>
        <w:tab w:val="right" w:pos="9360"/>
      </w:tabs>
    </w:pPr>
    <w:rPr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D54F74"/>
    <w:rPr>
      <w:rFonts w:ascii=".VnTime" w:eastAsia="Times New Roman" w:hAnsi=".VnTime" w:cs="Times New Roman"/>
      <w:noProof/>
      <w:sz w:val="24"/>
      <w:szCs w:val="24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D54F74"/>
    <w:rPr>
      <w:rFonts w:asciiTheme="minorHAnsi" w:hAnsiTheme="minorHAnsi" w:cstheme="minorHAnsi"/>
      <w:i/>
      <w:iCs/>
      <w:sz w:val="20"/>
      <w:szCs w:val="20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D54F74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07865"/>
    <w:pPr>
      <w:tabs>
        <w:tab w:val="right" w:leader="dot" w:pos="8789"/>
      </w:tabs>
      <w:spacing w:line="360" w:lineRule="auto"/>
      <w:ind w:right="276"/>
      <w:jc w:val="both"/>
    </w:pPr>
    <w:rPr>
      <w:b/>
      <w:iCs/>
      <w:noProof/>
      <w:sz w:val="26"/>
      <w:szCs w:val="26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54F74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C971D9"/>
    <w:pPr>
      <w:tabs>
        <w:tab w:val="right" w:leader="dot" w:pos="8789"/>
      </w:tabs>
      <w:spacing w:line="360" w:lineRule="auto"/>
      <w:jc w:val="center"/>
    </w:pPr>
    <w:rPr>
      <w:b/>
      <w:bCs/>
      <w:sz w:val="28"/>
      <w:szCs w:val="26"/>
      <w:lang w:val="vi-VN" w:eastAsia="ja-JP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54F74"/>
    <w:rPr>
      <w:sz w:val="20"/>
      <w:szCs w:val="20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54F74"/>
    <w:rPr>
      <w:rFonts w:ascii=".VnTime" w:eastAsia="Times New Roman" w:hAnsi=".VnTime" w:cs="Times New Roman"/>
      <w:noProof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54F74"/>
    <w:rPr>
      <w:vertAlign w:val="superscript"/>
    </w:rPr>
  </w:style>
  <w:style w:type="table" w:styleId="TableGrid">
    <w:name w:val="Table Grid"/>
    <w:basedOn w:val="TableNormal"/>
    <w:uiPriority w:val="59"/>
    <w:rsid w:val="00D54F7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4F74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D54F74"/>
    <w:pPr>
      <w:jc w:val="center"/>
    </w:pPr>
    <w:rPr>
      <w:sz w:val="26"/>
      <w:lang w:eastAsia="ja-JP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54F74"/>
    <w:rPr>
      <w:rFonts w:ascii="Times New Roman" w:eastAsia="Times New Roman" w:hAnsi="Times New Roman" w:cs="Times New Roman"/>
      <w:noProof/>
      <w:sz w:val="26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D54F74"/>
    <w:pPr>
      <w:spacing w:line="360" w:lineRule="auto"/>
    </w:pPr>
    <w:rPr>
      <w:sz w:val="26"/>
      <w:lang w:eastAsia="ja-JP"/>
    </w:rPr>
  </w:style>
  <w:style w:type="character" w:customStyle="1" w:styleId="EndNoteBibliographyChar">
    <w:name w:val="EndNote Bibliography Char"/>
    <w:basedOn w:val="DefaultParagraphFont"/>
    <w:link w:val="EndNoteBibliography"/>
    <w:rsid w:val="00D54F74"/>
    <w:rPr>
      <w:rFonts w:ascii="Times New Roman" w:eastAsia="Times New Roman" w:hAnsi="Times New Roman" w:cs="Times New Roman"/>
      <w:noProof/>
      <w:sz w:val="26"/>
      <w:szCs w:val="24"/>
    </w:rPr>
  </w:style>
  <w:style w:type="paragraph" w:styleId="Revision">
    <w:name w:val="Revision"/>
    <w:hidden/>
    <w:uiPriority w:val="99"/>
    <w:semiHidden/>
    <w:rsid w:val="00D54F74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54F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4F74"/>
    <w:rPr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4F74"/>
    <w:rPr>
      <w:rFonts w:ascii=".VnTime" w:eastAsia="Times New Roman" w:hAnsi=".VnTime" w:cs="Times New Roman"/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F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F74"/>
    <w:rPr>
      <w:rFonts w:ascii=".VnTime" w:eastAsia="Times New Roman" w:hAnsi=".VnTime" w:cs="Times New Roman"/>
      <w:b/>
      <w:bCs/>
      <w:noProof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610CA"/>
    <w:rPr>
      <w:i/>
      <w:iCs/>
    </w:rPr>
  </w:style>
  <w:style w:type="character" w:styleId="Strong">
    <w:name w:val="Strong"/>
    <w:basedOn w:val="DefaultParagraphFont"/>
    <w:uiPriority w:val="22"/>
    <w:qFormat/>
    <w:rsid w:val="00711399"/>
    <w:rPr>
      <w:b/>
      <w:bCs/>
    </w:rPr>
  </w:style>
  <w:style w:type="character" w:customStyle="1" w:styleId="a-text-bold">
    <w:name w:val="a-text-bold"/>
    <w:basedOn w:val="DefaultParagraphFont"/>
    <w:rsid w:val="00874F15"/>
  </w:style>
  <w:style w:type="character" w:customStyle="1" w:styleId="fontstyle01">
    <w:name w:val="fontstyle01"/>
    <w:basedOn w:val="DefaultParagraphFont"/>
    <w:rsid w:val="00D207F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D207F3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C82D58"/>
    <w:rPr>
      <w:rFonts w:ascii="MinionPro-It" w:hAnsi="MinionPro-It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41">
    <w:name w:val="fontstyle41"/>
    <w:basedOn w:val="DefaultParagraphFont"/>
    <w:rsid w:val="00C82D58"/>
    <w:rPr>
      <w:rFonts w:ascii="TimesNewRomanPSMT" w:hAnsi="TimesNewRomanPSMT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authors-list-item">
    <w:name w:val="authors-list-item"/>
    <w:basedOn w:val="DefaultParagraphFont"/>
    <w:rsid w:val="00376A0F"/>
  </w:style>
  <w:style w:type="character" w:customStyle="1" w:styleId="author-sup-separator">
    <w:name w:val="author-sup-separator"/>
    <w:basedOn w:val="DefaultParagraphFont"/>
    <w:rsid w:val="00376A0F"/>
  </w:style>
  <w:style w:type="character" w:customStyle="1" w:styleId="comma">
    <w:name w:val="comma"/>
    <w:basedOn w:val="DefaultParagraphFont"/>
    <w:rsid w:val="00376A0F"/>
  </w:style>
  <w:style w:type="character" w:customStyle="1" w:styleId="Title1">
    <w:name w:val="Title1"/>
    <w:basedOn w:val="DefaultParagraphFont"/>
    <w:rsid w:val="00376A0F"/>
  </w:style>
  <w:style w:type="character" w:customStyle="1" w:styleId="identifier">
    <w:name w:val="identifier"/>
    <w:basedOn w:val="DefaultParagraphFont"/>
    <w:rsid w:val="00376A0F"/>
  </w:style>
  <w:style w:type="character" w:customStyle="1" w:styleId="id-label">
    <w:name w:val="id-label"/>
    <w:basedOn w:val="DefaultParagraphFont"/>
    <w:rsid w:val="00376A0F"/>
  </w:style>
  <w:style w:type="character" w:customStyle="1" w:styleId="title-text">
    <w:name w:val="title-text"/>
    <w:basedOn w:val="DefaultParagraphFont"/>
    <w:rsid w:val="00EB656F"/>
  </w:style>
  <w:style w:type="character" w:customStyle="1" w:styleId="ref-journal">
    <w:name w:val="ref-journal"/>
    <w:basedOn w:val="DefaultParagraphFont"/>
    <w:rsid w:val="006D00A7"/>
  </w:style>
  <w:style w:type="character" w:customStyle="1" w:styleId="ref-vol">
    <w:name w:val="ref-vol"/>
    <w:basedOn w:val="DefaultParagraphFont"/>
    <w:rsid w:val="006D00A7"/>
  </w:style>
  <w:style w:type="character" w:customStyle="1" w:styleId="mw-page-title-main">
    <w:name w:val="mw-page-title-main"/>
    <w:basedOn w:val="DefaultParagraphFont"/>
    <w:rsid w:val="00B40A70"/>
  </w:style>
  <w:style w:type="paragraph" w:customStyle="1" w:styleId="html-x">
    <w:name w:val="html-x"/>
    <w:basedOn w:val="Normal"/>
    <w:rsid w:val="00815835"/>
    <w:pPr>
      <w:spacing w:before="100" w:beforeAutospacing="1" w:after="100" w:afterAutospacing="1"/>
    </w:pPr>
    <w:rPr>
      <w:lang w:eastAsia="ja-JP"/>
    </w:rPr>
  </w:style>
  <w:style w:type="character" w:customStyle="1" w:styleId="html-italic">
    <w:name w:val="html-italic"/>
    <w:basedOn w:val="DefaultParagraphFont"/>
    <w:rsid w:val="00815835"/>
  </w:style>
  <w:style w:type="paragraph" w:customStyle="1" w:styleId="html-xx">
    <w:name w:val="html-xx"/>
    <w:basedOn w:val="Normal"/>
    <w:rsid w:val="00E60232"/>
    <w:pPr>
      <w:spacing w:before="100" w:beforeAutospacing="1" w:after="100" w:afterAutospacing="1"/>
    </w:pPr>
    <w:rPr>
      <w:lang w:eastAsia="ja-JP"/>
    </w:rPr>
  </w:style>
  <w:style w:type="character" w:customStyle="1" w:styleId="sr-only">
    <w:name w:val="sr-only"/>
    <w:basedOn w:val="DefaultParagraphFont"/>
    <w:rsid w:val="00341301"/>
  </w:style>
  <w:style w:type="character" w:customStyle="1" w:styleId="react-xocs-alternative-link">
    <w:name w:val="react-xocs-alternative-link"/>
    <w:basedOn w:val="DefaultParagraphFont"/>
    <w:rsid w:val="00341301"/>
  </w:style>
  <w:style w:type="character" w:customStyle="1" w:styleId="given-name">
    <w:name w:val="given-name"/>
    <w:basedOn w:val="DefaultParagraphFont"/>
    <w:rsid w:val="00341301"/>
  </w:style>
  <w:style w:type="character" w:customStyle="1" w:styleId="text">
    <w:name w:val="text"/>
    <w:basedOn w:val="DefaultParagraphFont"/>
    <w:rsid w:val="00341301"/>
  </w:style>
  <w:style w:type="character" w:customStyle="1" w:styleId="order">
    <w:name w:val="order"/>
    <w:basedOn w:val="DefaultParagraphFont"/>
    <w:rsid w:val="007D76C2"/>
  </w:style>
  <w:style w:type="character" w:customStyle="1" w:styleId="inlineblock">
    <w:name w:val="inlineblock"/>
    <w:basedOn w:val="DefaultParagraphFont"/>
    <w:rsid w:val="00C7502D"/>
  </w:style>
  <w:style w:type="paragraph" w:customStyle="1" w:styleId="ABCTable">
    <w:name w:val="ABC_Table"/>
    <w:basedOn w:val="Normal"/>
    <w:link w:val="ABCTableChar"/>
    <w:qFormat/>
    <w:rsid w:val="00FE1833"/>
    <w:pPr>
      <w:spacing w:before="80"/>
      <w:jc w:val="center"/>
    </w:pPr>
    <w:rPr>
      <w:rFonts w:asciiTheme="minorHAnsi" w:eastAsiaTheme="minorHAnsi" w:hAnsiTheme="minorHAnsi" w:cstheme="minorHAnsi"/>
      <w:color w:val="000000" w:themeColor="text1"/>
      <w:sz w:val="18"/>
      <w:szCs w:val="18"/>
      <w:lang w:val="vi" w:eastAsia="ja-JP"/>
    </w:rPr>
  </w:style>
  <w:style w:type="character" w:customStyle="1" w:styleId="ABCTableChar">
    <w:name w:val="ABC_Table Char"/>
    <w:basedOn w:val="DefaultParagraphFont"/>
    <w:link w:val="ABCTable"/>
    <w:rsid w:val="00FE1833"/>
    <w:rPr>
      <w:rFonts w:cstheme="minorHAnsi"/>
      <w:color w:val="000000" w:themeColor="text1"/>
      <w:sz w:val="18"/>
      <w:szCs w:val="18"/>
      <w:lang w:val="vi"/>
    </w:rPr>
  </w:style>
  <w:style w:type="paragraph" w:customStyle="1" w:styleId="a">
    <w:name w:val="."/>
    <w:basedOn w:val="Normal"/>
    <w:qFormat/>
    <w:rsid w:val="00CC74D8"/>
    <w:pPr>
      <w:spacing w:line="360" w:lineRule="auto"/>
      <w:jc w:val="center"/>
    </w:pPr>
    <w:rPr>
      <w:rFonts w:eastAsiaTheme="minorHAnsi"/>
      <w:i/>
      <w:sz w:val="28"/>
      <w:lang w:eastAsia="ja-JP"/>
    </w:rPr>
  </w:style>
  <w:style w:type="paragraph" w:customStyle="1" w:styleId="D">
    <w:name w:val="D."/>
    <w:basedOn w:val="Normal"/>
    <w:qFormat/>
    <w:rsid w:val="00CC74D8"/>
    <w:pPr>
      <w:spacing w:line="360" w:lineRule="auto"/>
      <w:jc w:val="center"/>
    </w:pPr>
    <w:rPr>
      <w:b/>
      <w:i/>
      <w:sz w:val="26"/>
      <w:lang w:eastAsia="ja-JP"/>
    </w:rPr>
  </w:style>
  <w:style w:type="table" w:customStyle="1" w:styleId="PlainTable21">
    <w:name w:val="Plain Table 21"/>
    <w:basedOn w:val="TableNormal"/>
    <w:uiPriority w:val="99"/>
    <w:rsid w:val="00986D5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4649E"/>
    <w:rPr>
      <w:color w:val="808080"/>
    </w:rPr>
  </w:style>
  <w:style w:type="paragraph" w:customStyle="1" w:styleId="BulletPointsHeading2Secondary">
    <w:name w:val="Bullet Points Heading 2 Secondary"/>
    <w:basedOn w:val="ListParagraph"/>
    <w:link w:val="BulletPointsHeading2SecondaryChar"/>
    <w:rsid w:val="00C73A24"/>
    <w:pPr>
      <w:numPr>
        <w:ilvl w:val="1"/>
        <w:numId w:val="2"/>
      </w:numPr>
      <w:jc w:val="both"/>
    </w:pPr>
    <w:rPr>
      <w:rFonts w:asciiTheme="minorHAnsi" w:eastAsiaTheme="minorHAnsi" w:hAnsiTheme="minorHAnsi" w:cs="Arial"/>
      <w:color w:val="000000" w:themeColor="text1"/>
      <w:sz w:val="22"/>
      <w:szCs w:val="20"/>
      <w:lang w:val="vi"/>
    </w:rPr>
  </w:style>
  <w:style w:type="character" w:customStyle="1" w:styleId="BulletPointsHeading2SecondaryChar">
    <w:name w:val="Bullet Points Heading 2 Secondary Char"/>
    <w:basedOn w:val="DefaultParagraphFont"/>
    <w:link w:val="BulletPointsHeading2Secondary"/>
    <w:rsid w:val="00C73A24"/>
    <w:rPr>
      <w:rFonts w:cs="Arial"/>
      <w:color w:val="000000" w:themeColor="text1"/>
      <w:szCs w:val="20"/>
      <w:lang w:val="vi" w:eastAsia="ja-JP"/>
    </w:rPr>
  </w:style>
  <w:style w:type="paragraph" w:customStyle="1" w:styleId="PrimaryBullet">
    <w:name w:val="Primary Bullet"/>
    <w:basedOn w:val="ListParagraph"/>
    <w:qFormat/>
    <w:rsid w:val="00C73A24"/>
    <w:pPr>
      <w:numPr>
        <w:numId w:val="3"/>
      </w:numPr>
      <w:spacing w:after="80" w:line="360" w:lineRule="auto"/>
      <w:jc w:val="both"/>
    </w:pPr>
    <w:rPr>
      <w:rFonts w:asciiTheme="minorHAnsi" w:eastAsiaTheme="minorHAnsi" w:hAnsiTheme="minorHAnsi" w:cs="Arial"/>
      <w:color w:val="000000" w:themeColor="text1"/>
      <w:sz w:val="22"/>
      <w:szCs w:val="20"/>
      <w:lang w:val="v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73A24"/>
    <w:rPr>
      <w:rFonts w:ascii=".VnTime" w:eastAsia="Times New Roman" w:hAnsi=".VnTime" w:cs="Times New Roman"/>
      <w:noProof/>
      <w:sz w:val="24"/>
      <w:szCs w:val="24"/>
    </w:rPr>
  </w:style>
  <w:style w:type="paragraph" w:customStyle="1" w:styleId="TableBullet">
    <w:name w:val="Table Bullet"/>
    <w:basedOn w:val="PrimaryBullet"/>
    <w:link w:val="TableBulletChar"/>
    <w:qFormat/>
    <w:rsid w:val="00C73A24"/>
    <w:pPr>
      <w:spacing w:after="0" w:line="240" w:lineRule="auto"/>
    </w:pPr>
  </w:style>
  <w:style w:type="character" w:customStyle="1" w:styleId="TableBulletChar">
    <w:name w:val="Table Bullet Char"/>
    <w:basedOn w:val="DefaultParagraphFont"/>
    <w:link w:val="TableBullet"/>
    <w:rsid w:val="00C73A24"/>
    <w:rPr>
      <w:rFonts w:cs="Arial"/>
      <w:color w:val="000000" w:themeColor="text1"/>
      <w:szCs w:val="20"/>
      <w:lang w:val="vi" w:eastAsia="ja-JP"/>
    </w:rPr>
  </w:style>
  <w:style w:type="paragraph" w:customStyle="1" w:styleId="MainPrimaryBullet">
    <w:name w:val="Main Primary Bullet"/>
    <w:basedOn w:val="ListParagraph"/>
    <w:qFormat/>
    <w:rsid w:val="00C73A24"/>
    <w:pPr>
      <w:numPr>
        <w:numId w:val="4"/>
      </w:numPr>
      <w:spacing w:before="40"/>
      <w:ind w:left="851"/>
      <w:jc w:val="both"/>
    </w:pPr>
    <w:rPr>
      <w:rFonts w:asciiTheme="minorHAnsi" w:eastAsiaTheme="minorEastAsia" w:hAnsiTheme="minorHAnsi" w:cs="Arial"/>
      <w:color w:val="000000" w:themeColor="text1"/>
      <w:sz w:val="22"/>
      <w:szCs w:val="20"/>
      <w:lang w:val="vi"/>
    </w:rPr>
  </w:style>
  <w:style w:type="paragraph" w:customStyle="1" w:styleId="MainTertiarybullet">
    <w:name w:val="Main Tertiary bullet"/>
    <w:basedOn w:val="MainPrimaryBullet"/>
    <w:qFormat/>
    <w:rsid w:val="00C73A24"/>
    <w:pPr>
      <w:numPr>
        <w:ilvl w:val="2"/>
      </w:numPr>
      <w:spacing w:before="0"/>
      <w:ind w:left="1701"/>
    </w:pPr>
  </w:style>
  <w:style w:type="paragraph" w:customStyle="1" w:styleId="MainSecondaryBullet">
    <w:name w:val="Main Secondary Bullet"/>
    <w:basedOn w:val="MainPrimaryBullet"/>
    <w:qFormat/>
    <w:rsid w:val="00C73A24"/>
    <w:pPr>
      <w:numPr>
        <w:ilvl w:val="1"/>
      </w:numPr>
      <w:ind w:left="1134" w:hanging="283"/>
    </w:pPr>
  </w:style>
  <w:style w:type="paragraph" w:customStyle="1" w:styleId="Tablesecondary">
    <w:name w:val="Table secondary"/>
    <w:basedOn w:val="TableBullet"/>
    <w:link w:val="TablesecondaryChar"/>
    <w:qFormat/>
    <w:rsid w:val="00C73A24"/>
    <w:pPr>
      <w:numPr>
        <w:ilvl w:val="1"/>
      </w:numPr>
    </w:pPr>
  </w:style>
  <w:style w:type="character" w:customStyle="1" w:styleId="TablesecondaryChar">
    <w:name w:val="Table secondary Char"/>
    <w:basedOn w:val="DefaultParagraphFont"/>
    <w:link w:val="Tablesecondary"/>
    <w:rsid w:val="00C73A24"/>
    <w:rPr>
      <w:rFonts w:cs="Arial"/>
      <w:color w:val="000000" w:themeColor="text1"/>
      <w:szCs w:val="20"/>
      <w:lang w:val="vi" w:eastAsia="ja-JP"/>
    </w:rPr>
  </w:style>
  <w:style w:type="character" w:customStyle="1" w:styleId="apple-converted-space">
    <w:name w:val="apple-converted-space"/>
    <w:basedOn w:val="DefaultParagraphFont"/>
    <w:rsid w:val="009766D9"/>
  </w:style>
  <w:style w:type="character" w:styleId="FollowedHyperlink">
    <w:name w:val="FollowedHyperlink"/>
    <w:basedOn w:val="DefaultParagraphFont"/>
    <w:uiPriority w:val="99"/>
    <w:semiHidden/>
    <w:unhideWhenUsed/>
    <w:rsid w:val="00256556"/>
    <w:rPr>
      <w:color w:val="954F72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741F4"/>
    <w:pPr>
      <w:ind w:left="720"/>
    </w:pPr>
    <w:rPr>
      <w:rFonts w:asciiTheme="minorHAnsi" w:hAnsiTheme="minorHAnsi" w:cstheme="minorHAnsi"/>
      <w:sz w:val="20"/>
      <w:szCs w:val="20"/>
      <w:lang w:eastAsia="ja-JP"/>
    </w:rPr>
  </w:style>
  <w:style w:type="paragraph" w:styleId="TOC5">
    <w:name w:val="toc 5"/>
    <w:basedOn w:val="Normal"/>
    <w:next w:val="Normal"/>
    <w:autoRedefine/>
    <w:uiPriority w:val="39"/>
    <w:unhideWhenUsed/>
    <w:rsid w:val="005741F4"/>
    <w:pPr>
      <w:ind w:left="960"/>
    </w:pPr>
    <w:rPr>
      <w:rFonts w:asciiTheme="minorHAnsi" w:hAnsiTheme="minorHAnsi" w:cstheme="minorHAnsi"/>
      <w:sz w:val="20"/>
      <w:szCs w:val="20"/>
      <w:lang w:eastAsia="ja-JP"/>
    </w:rPr>
  </w:style>
  <w:style w:type="paragraph" w:styleId="TOC6">
    <w:name w:val="toc 6"/>
    <w:basedOn w:val="Normal"/>
    <w:next w:val="Normal"/>
    <w:autoRedefine/>
    <w:uiPriority w:val="39"/>
    <w:unhideWhenUsed/>
    <w:rsid w:val="005741F4"/>
    <w:pPr>
      <w:ind w:left="1200"/>
    </w:pPr>
    <w:rPr>
      <w:rFonts w:asciiTheme="minorHAnsi" w:hAnsiTheme="minorHAnsi" w:cstheme="minorHAnsi"/>
      <w:sz w:val="20"/>
      <w:szCs w:val="20"/>
      <w:lang w:eastAsia="ja-JP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741F4"/>
    <w:pPr>
      <w:ind w:left="1440"/>
    </w:pPr>
    <w:rPr>
      <w:rFonts w:asciiTheme="minorHAnsi" w:hAnsiTheme="minorHAnsi" w:cstheme="minorHAnsi"/>
      <w:sz w:val="20"/>
      <w:szCs w:val="20"/>
      <w:lang w:eastAsia="ja-JP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741F4"/>
    <w:pPr>
      <w:ind w:left="1680"/>
    </w:pPr>
    <w:rPr>
      <w:rFonts w:asciiTheme="minorHAnsi" w:hAnsiTheme="minorHAnsi" w:cstheme="minorHAnsi"/>
      <w:sz w:val="20"/>
      <w:szCs w:val="20"/>
      <w:lang w:eastAsia="ja-JP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741F4"/>
    <w:pPr>
      <w:ind w:left="1920"/>
    </w:pPr>
    <w:rPr>
      <w:rFonts w:asciiTheme="minorHAnsi" w:hAnsiTheme="minorHAnsi" w:cstheme="minorHAnsi"/>
      <w:sz w:val="20"/>
      <w:szCs w:val="20"/>
      <w:lang w:eastAsia="ja-JP"/>
    </w:rPr>
  </w:style>
  <w:style w:type="table" w:customStyle="1" w:styleId="TableGridLight1">
    <w:name w:val="Table Grid Light1"/>
    <w:basedOn w:val="TableNormal"/>
    <w:uiPriority w:val="40"/>
    <w:rsid w:val="000D35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0D35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1">
    <w:name w:val="Plain Table 41"/>
    <w:basedOn w:val="TableNormal"/>
    <w:uiPriority w:val="44"/>
    <w:rsid w:val="000D35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B7B0B"/>
  </w:style>
  <w:style w:type="paragraph" w:customStyle="1" w:styleId="Danhmucbang">
    <w:name w:val="Danh muc bang"/>
    <w:basedOn w:val="Caption"/>
    <w:qFormat/>
    <w:rsid w:val="00E07315"/>
    <w:rPr>
      <w:i/>
    </w:rPr>
  </w:style>
  <w:style w:type="paragraph" w:customStyle="1" w:styleId="BIU">
    <w:name w:val="BIỂU ĐỒ"/>
    <w:basedOn w:val="Normal"/>
    <w:qFormat/>
    <w:rsid w:val="00E07315"/>
    <w:pPr>
      <w:spacing w:line="360" w:lineRule="auto"/>
      <w:jc w:val="center"/>
    </w:pPr>
    <w:rPr>
      <w:b/>
      <w:bCs/>
      <w:i/>
      <w:sz w:val="26"/>
      <w:szCs w:val="26"/>
      <w:lang w:eastAsia="ja-JP"/>
    </w:rPr>
  </w:style>
  <w:style w:type="paragraph" w:customStyle="1" w:styleId="HNH">
    <w:name w:val="HÌNH"/>
    <w:basedOn w:val="Normal"/>
    <w:qFormat/>
    <w:rsid w:val="00E07315"/>
    <w:pPr>
      <w:spacing w:line="360" w:lineRule="auto"/>
      <w:jc w:val="center"/>
    </w:pPr>
    <w:rPr>
      <w:b/>
      <w:bCs/>
      <w:i/>
      <w:sz w:val="26"/>
      <w:szCs w:val="26"/>
      <w:lang w:eastAsia="ja-JP"/>
    </w:rPr>
  </w:style>
  <w:style w:type="paragraph" w:styleId="NoSpacing">
    <w:name w:val="No Spacing"/>
    <w:uiPriority w:val="1"/>
    <w:qFormat/>
    <w:rsid w:val="003855F4"/>
    <w:pPr>
      <w:spacing w:after="0" w:line="240" w:lineRule="auto"/>
    </w:pPr>
    <w:rPr>
      <w:rFonts w:eastAsiaTheme="minorEastAsia"/>
      <w:lang w:eastAsia="zh-CN"/>
    </w:rPr>
  </w:style>
  <w:style w:type="paragraph" w:styleId="NormalWeb">
    <w:name w:val="Normal (Web)"/>
    <w:basedOn w:val="Normal"/>
    <w:uiPriority w:val="99"/>
    <w:unhideWhenUsed/>
    <w:qFormat/>
    <w:rsid w:val="00226F64"/>
    <w:pPr>
      <w:spacing w:before="100" w:beforeAutospacing="1" w:after="100" w:afterAutospacing="1"/>
    </w:pPr>
    <w:rPr>
      <w:lang w:eastAsia="ja-JP"/>
    </w:rPr>
  </w:style>
  <w:style w:type="paragraph" w:customStyle="1" w:styleId="p1">
    <w:name w:val="p1"/>
    <w:basedOn w:val="Normal"/>
    <w:rsid w:val="006869D5"/>
    <w:rPr>
      <w:rFonts w:ascii="Helvetica" w:hAnsi="Helvetica"/>
      <w:color w:val="000000"/>
      <w:sz w:val="17"/>
      <w:szCs w:val="17"/>
      <w:lang w:eastAsia="ja-JP"/>
    </w:rPr>
  </w:style>
  <w:style w:type="table" w:customStyle="1" w:styleId="GridTable2-Accent31">
    <w:name w:val="Grid Table 2 - Accent 31"/>
    <w:basedOn w:val="TableNormal"/>
    <w:uiPriority w:val="47"/>
    <w:rsid w:val="00723F3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14E69"/>
    <w:rPr>
      <w:rFonts w:ascii="Tahoma" w:hAnsi="Tahoma" w:cs="Tahoma"/>
      <w:sz w:val="16"/>
      <w:szCs w:val="16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E69"/>
    <w:rPr>
      <w:rFonts w:ascii="Tahoma" w:eastAsia="Times New Roman" w:hAnsi="Tahoma" w:cs="Tahoma"/>
      <w:noProof/>
      <w:sz w:val="16"/>
      <w:szCs w:val="16"/>
    </w:rPr>
  </w:style>
  <w:style w:type="character" w:customStyle="1" w:styleId="reference-text">
    <w:name w:val="reference-text"/>
    <w:basedOn w:val="DefaultParagraphFont"/>
    <w:rsid w:val="009B0FE2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C010C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0B46E5"/>
  </w:style>
  <w:style w:type="paragraph" w:customStyle="1" w:styleId="B">
    <w:name w:val="B"/>
    <w:basedOn w:val="Normal"/>
    <w:qFormat/>
    <w:rsid w:val="00CB3165"/>
    <w:pPr>
      <w:tabs>
        <w:tab w:val="left" w:pos="1703"/>
      </w:tabs>
      <w:spacing w:line="360" w:lineRule="auto"/>
      <w:jc w:val="center"/>
      <w:outlineLvl w:val="0"/>
    </w:pPr>
    <w:rPr>
      <w:b/>
      <w:i/>
      <w:color w:val="000000"/>
      <w:sz w:val="26"/>
      <w:szCs w:val="28"/>
      <w:lang w:eastAsia="ja-JP"/>
    </w:rPr>
  </w:style>
  <w:style w:type="table" w:customStyle="1" w:styleId="PlainTable22">
    <w:name w:val="Plain Table 22"/>
    <w:basedOn w:val="TableNormal"/>
    <w:uiPriority w:val="42"/>
    <w:rsid w:val="00262A0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math-inline">
    <w:name w:val="math-inline"/>
    <w:basedOn w:val="DefaultParagraphFont"/>
    <w:rsid w:val="005F4238"/>
  </w:style>
  <w:style w:type="table" w:customStyle="1" w:styleId="PlainTable12">
    <w:name w:val="Plain Table 12"/>
    <w:basedOn w:val="TableNormal"/>
    <w:uiPriority w:val="41"/>
    <w:rsid w:val="00472E5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-Accent31">
    <w:name w:val="Grid Table 1 Light - Accent 31"/>
    <w:basedOn w:val="TableNormal"/>
    <w:uiPriority w:val="46"/>
    <w:rsid w:val="00AD109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a">
    <w:name w:val="1a"/>
    <w:basedOn w:val="Heading1"/>
    <w:qFormat/>
    <w:rsid w:val="003608B7"/>
  </w:style>
  <w:style w:type="paragraph" w:customStyle="1" w:styleId="2a">
    <w:name w:val="2a"/>
    <w:basedOn w:val="Heading2"/>
    <w:qFormat/>
    <w:rsid w:val="00833893"/>
    <w:rPr>
      <w:i w:val="0"/>
    </w:rPr>
  </w:style>
  <w:style w:type="paragraph" w:customStyle="1" w:styleId="3a">
    <w:name w:val="3a"/>
    <w:basedOn w:val="Heading3"/>
    <w:qFormat/>
    <w:rsid w:val="003608B7"/>
    <w:pPr>
      <w:tabs>
        <w:tab w:val="left" w:pos="851"/>
      </w:tabs>
      <w:spacing w:before="0"/>
    </w:pPr>
    <w:rPr>
      <w:color w:val="000000" w:themeColor="text1"/>
    </w:rPr>
  </w:style>
  <w:style w:type="paragraph" w:customStyle="1" w:styleId="4a">
    <w:name w:val="4a"/>
    <w:basedOn w:val="Normal"/>
    <w:qFormat/>
    <w:rsid w:val="003608B7"/>
    <w:pPr>
      <w:tabs>
        <w:tab w:val="left" w:pos="851"/>
      </w:tabs>
      <w:spacing w:line="360" w:lineRule="auto"/>
      <w:jc w:val="both"/>
    </w:pPr>
    <w:rPr>
      <w:i/>
      <w:iCs/>
      <w:color w:val="000000" w:themeColor="text1"/>
      <w:sz w:val="26"/>
      <w:szCs w:val="26"/>
      <w:lang w:eastAsia="ja-JP"/>
    </w:rPr>
  </w:style>
  <w:style w:type="paragraph" w:customStyle="1" w:styleId="B2">
    <w:name w:val="B2"/>
    <w:basedOn w:val="Normal"/>
    <w:qFormat/>
    <w:rsid w:val="003608B7"/>
    <w:pPr>
      <w:tabs>
        <w:tab w:val="left" w:pos="851"/>
      </w:tabs>
      <w:spacing w:line="360" w:lineRule="auto"/>
      <w:jc w:val="center"/>
    </w:pPr>
    <w:rPr>
      <w:b/>
      <w:bCs/>
      <w:i/>
      <w:iCs/>
      <w:color w:val="000000" w:themeColor="text1"/>
      <w:sz w:val="26"/>
      <w:szCs w:val="26"/>
      <w:lang w:val="vi-VN" w:eastAsia="ja-JP"/>
    </w:rPr>
  </w:style>
  <w:style w:type="paragraph" w:customStyle="1" w:styleId="H2">
    <w:name w:val="H2"/>
    <w:basedOn w:val="B2"/>
    <w:qFormat/>
    <w:rsid w:val="003608B7"/>
  </w:style>
  <w:style w:type="paragraph" w:customStyle="1" w:styleId="D2">
    <w:name w:val="D2"/>
    <w:basedOn w:val="Normal"/>
    <w:qFormat/>
    <w:rsid w:val="003608B7"/>
    <w:pPr>
      <w:spacing w:line="360" w:lineRule="auto"/>
      <w:jc w:val="center"/>
    </w:pPr>
    <w:rPr>
      <w:b/>
      <w:bCs/>
      <w:i/>
      <w:iCs/>
      <w:sz w:val="26"/>
      <w:szCs w:val="26"/>
      <w:lang w:val="vi-VN" w:eastAsia="ja-JP"/>
    </w:rPr>
  </w:style>
  <w:style w:type="paragraph" w:customStyle="1" w:styleId="pdq2pgselectionanchorcontainer">
    <w:name w:val="pdq2pg_selectionanchorcontainer"/>
    <w:basedOn w:val="Normal"/>
    <w:rsid w:val="00255C4C"/>
    <w:pPr>
      <w:spacing w:before="100" w:beforeAutospacing="1" w:after="100" w:afterAutospacing="1"/>
    </w:pPr>
    <w:rPr>
      <w:lang w:eastAsia="ja-JP"/>
    </w:rPr>
  </w:style>
  <w:style w:type="paragraph" w:customStyle="1" w:styleId="font-claude-response-body">
    <w:name w:val="font-claude-response-body"/>
    <w:basedOn w:val="Normal"/>
    <w:rsid w:val="00634D90"/>
    <w:pPr>
      <w:spacing w:before="100" w:beforeAutospacing="1" w:after="100" w:afterAutospacing="1"/>
    </w:pPr>
    <w:rPr>
      <w:lang w:eastAsia="ja-JP"/>
    </w:rPr>
  </w:style>
  <w:style w:type="paragraph" w:customStyle="1" w:styleId="isselectedend">
    <w:name w:val="isselectedend"/>
    <w:basedOn w:val="Normal"/>
    <w:rsid w:val="00157146"/>
    <w:pPr>
      <w:spacing w:before="100" w:beforeAutospacing="1" w:after="100" w:afterAutospacing="1"/>
    </w:pPr>
    <w:rPr>
      <w:lang w:eastAsia="ja-JP"/>
    </w:rPr>
  </w:style>
  <w:style w:type="character" w:customStyle="1" w:styleId="inline-flex">
    <w:name w:val="inline-flex"/>
    <w:basedOn w:val="DefaultParagraphFont"/>
    <w:rsid w:val="00A33186"/>
  </w:style>
  <w:style w:type="character" w:customStyle="1" w:styleId="text-nowrap">
    <w:name w:val="text-nowrap"/>
    <w:basedOn w:val="DefaultParagraphFont"/>
    <w:rsid w:val="00A33186"/>
  </w:style>
  <w:style w:type="character" w:customStyle="1" w:styleId="katex-mathml">
    <w:name w:val="katex-mathml"/>
    <w:basedOn w:val="DefaultParagraphFont"/>
    <w:rsid w:val="0073090D"/>
  </w:style>
  <w:style w:type="character" w:customStyle="1" w:styleId="mord">
    <w:name w:val="mord"/>
    <w:basedOn w:val="DefaultParagraphFont"/>
    <w:rsid w:val="0073090D"/>
  </w:style>
  <w:style w:type="character" w:customStyle="1" w:styleId="mpunct">
    <w:name w:val="mpunct"/>
    <w:basedOn w:val="DefaultParagraphFont"/>
    <w:rsid w:val="0073090D"/>
  </w:style>
  <w:style w:type="character" w:customStyle="1" w:styleId="mbin">
    <w:name w:val="mbin"/>
    <w:basedOn w:val="DefaultParagraphFont"/>
    <w:rsid w:val="0073090D"/>
  </w:style>
  <w:style w:type="character" w:customStyle="1" w:styleId="mrel">
    <w:name w:val="mrel"/>
    <w:basedOn w:val="DefaultParagraphFont"/>
    <w:rsid w:val="0073090D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894BA0"/>
    <w:rPr>
      <w:color w:val="605E5C"/>
      <w:shd w:val="clear" w:color="auto" w:fill="E1DFDD"/>
    </w:rPr>
  </w:style>
  <w:style w:type="table" w:customStyle="1" w:styleId="TableGridLight2">
    <w:name w:val="Table Grid Light2"/>
    <w:basedOn w:val="TableNormal"/>
    <w:uiPriority w:val="40"/>
    <w:rsid w:val="00BA20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runcate">
    <w:name w:val="truncate"/>
    <w:basedOn w:val="DefaultParagraphFont"/>
    <w:rsid w:val="000027A8"/>
  </w:style>
  <w:style w:type="character" w:customStyle="1" w:styleId="mopen">
    <w:name w:val="mopen"/>
    <w:basedOn w:val="DefaultParagraphFont"/>
    <w:rsid w:val="00D23404"/>
  </w:style>
  <w:style w:type="character" w:customStyle="1" w:styleId="vlist-s">
    <w:name w:val="vlist-s"/>
    <w:basedOn w:val="DefaultParagraphFont"/>
    <w:rsid w:val="00D23404"/>
  </w:style>
  <w:style w:type="character" w:customStyle="1" w:styleId="mclose">
    <w:name w:val="mclose"/>
    <w:basedOn w:val="DefaultParagraphFont"/>
    <w:rsid w:val="00D23404"/>
  </w:style>
  <w:style w:type="numbering" w:customStyle="1" w:styleId="CurrentList1">
    <w:name w:val="Current List1"/>
    <w:uiPriority w:val="99"/>
    <w:rsid w:val="003F07A4"/>
    <w:pPr>
      <w:numPr>
        <w:numId w:val="44"/>
      </w:numPr>
    </w:pPr>
  </w:style>
  <w:style w:type="paragraph" w:customStyle="1" w:styleId="B3">
    <w:name w:val="B3"/>
    <w:basedOn w:val="B2"/>
    <w:qFormat/>
    <w:rsid w:val="00547982"/>
  </w:style>
  <w:style w:type="paragraph" w:customStyle="1" w:styleId="H3">
    <w:name w:val="H3"/>
    <w:basedOn w:val="B3"/>
    <w:qFormat/>
    <w:rsid w:val="00547982"/>
  </w:style>
  <w:style w:type="paragraph" w:customStyle="1" w:styleId="d3">
    <w:name w:val="d3"/>
    <w:basedOn w:val="B3"/>
    <w:qFormat/>
    <w:rsid w:val="00D8308A"/>
  </w:style>
  <w:style w:type="table" w:customStyle="1" w:styleId="TableGrid1">
    <w:name w:val="Table Grid1"/>
    <w:basedOn w:val="TableNormal"/>
    <w:next w:val="TableGrid"/>
    <w:uiPriority w:val="39"/>
    <w:rsid w:val="00690BC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B2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9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9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7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0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6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23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DAF24-3497-4085-B3D2-602580A94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3</cp:revision>
  <cp:lastPrinted>2026-08-22T01:42:00Z</cp:lastPrinted>
  <dcterms:created xsi:type="dcterms:W3CDTF">2026-08-29T03:58:00Z</dcterms:created>
  <dcterms:modified xsi:type="dcterms:W3CDTF">2026-08-29T08:27:00Z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id="IC8ngcFJ"/&gt;&lt;style id="http://www.zotero.org/styles/american-medical-association-no-url" hasBibliography="1" bibliographyStyleHasBeenSet="1"/&gt;&lt;prefs&gt;&lt;pref name="fieldType" value="Field"/&gt;&lt;pref name</vt:lpwstr>
  </property>
  <property fmtid="{D5CDD505-2E9C-101B-9397-08002B2CF9AE}" pid="3" name="ZOTERO_PREF_2">
    <vt:lpwstr>="automaticJournalAbbreviations" value="true"/&gt;&lt;pref name="dontAskDelayCitationUpdates" value="true"/&gt;&lt;/prefs&gt;&lt;/data&gt;</vt:lpwstr>
  </property>
</Properties>
</file>