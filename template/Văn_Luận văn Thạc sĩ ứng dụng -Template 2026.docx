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0F2DE" w14:textId="279D27AB" w:rsidR="0077081F" w:rsidRPr="00CF3573" w:rsidRDefault="00B32148" w:rsidP="00B32148">
      <w:pPr>
        <w:widowControl w:val="0"/>
        <w:spacing w:line="360" w:lineRule="auto"/>
        <w:jc w:val="center"/>
        <w:rPr>
          <w:b/>
          <w:bCs/>
          <w:color w:val="000000" w:themeColor="text1"/>
          <w:sz w:val="28"/>
          <w:szCs w:val="28"/>
          <w:lang w:val="vi-VN"/>
        </w:rPr>
      </w:pPr>
      <w:r w:rsidRPr="00CF3573">
        <w:rPr>
          <w:noProof/>
          <w:color w:val="000000" w:themeColor="text1"/>
          <w:szCs w:val="28"/>
        </w:rPr>
        <mc:AlternateContent>
          <mc:Choice Requires="wps">
            <w:drawing>
              <wp:anchor distT="0" distB="0" distL="114300" distR="114300" simplePos="0" relativeHeight="251661312" behindDoc="0" locked="0" layoutInCell="1" allowOverlap="1" wp14:anchorId="289CC1B9" wp14:editId="2308451D">
                <wp:simplePos x="0" y="0"/>
                <wp:positionH relativeFrom="column">
                  <wp:posOffset>-92075</wp:posOffset>
                </wp:positionH>
                <wp:positionV relativeFrom="paragraph">
                  <wp:posOffset>-162627</wp:posOffset>
                </wp:positionV>
                <wp:extent cx="5748020" cy="8674100"/>
                <wp:effectExtent l="19050" t="19050" r="43180" b="317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8020" cy="867410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949B66C" id="Rectangle 4" o:spid="_x0000_s1026" style="position:absolute;margin-left:-7.25pt;margin-top:-12.8pt;width:452.6pt;height:6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" filled="f" strokeweight="4.5pt">
                <v:stroke linestyle="thickThin"/>
              </v:rect>
            </w:pict>
          </mc:Fallback>
        </mc:AlternateContent>
      </w:r>
      <w:r w:rsidR="0077081F" w:rsidRPr="00CF3573">
        <w:rPr>
          <w:b/>
          <w:bCs/>
          <w:color w:val="000000" w:themeColor="text1"/>
          <w:sz w:val="28"/>
          <w:szCs w:val="28"/>
          <w:lang w:val="vi-VN"/>
        </w:rPr>
        <w:t xml:space="preserve">BỘ GIÁO DỤC VÀ ĐÀO TẠO               </w:t>
      </w:r>
      <w:r w:rsidR="0077081F" w:rsidRPr="00CF3573">
        <w:rPr>
          <w:b/>
          <w:bCs/>
          <w:color w:val="000000" w:themeColor="text1"/>
          <w:sz w:val="28"/>
          <w:szCs w:val="28"/>
          <w:lang w:val="vi-VN"/>
        </w:rPr>
        <w:tab/>
        <w:t xml:space="preserve"> </w:t>
      </w:r>
      <w:r w:rsidR="0077081F" w:rsidRPr="00CF3573">
        <w:rPr>
          <w:b/>
          <w:bCs/>
          <w:color w:val="000000" w:themeColor="text1"/>
          <w:sz w:val="28"/>
          <w:szCs w:val="28"/>
          <w:lang w:val="vi-VN"/>
        </w:rPr>
        <w:tab/>
      </w:r>
      <w:r w:rsidR="0077081F" w:rsidRPr="00CF3573">
        <w:rPr>
          <w:b/>
          <w:bCs/>
          <w:color w:val="000000" w:themeColor="text1"/>
          <w:sz w:val="28"/>
          <w:szCs w:val="28"/>
          <w:lang w:val="vi-VN"/>
        </w:rPr>
        <w:tab/>
        <w:t>BỘ Y TẾ</w:t>
      </w:r>
    </w:p>
    <w:p w14:paraId="4CA1EC77" w14:textId="77777777" w:rsidR="0077081F" w:rsidRPr="00CF3573" w:rsidRDefault="0077081F" w:rsidP="00B32148">
      <w:pPr>
        <w:widowControl w:val="0"/>
        <w:tabs>
          <w:tab w:val="left" w:pos="3132"/>
        </w:tabs>
        <w:spacing w:line="360" w:lineRule="auto"/>
        <w:jc w:val="center"/>
        <w:rPr>
          <w:b/>
          <w:bCs/>
          <w:color w:val="000000" w:themeColor="text1"/>
          <w:sz w:val="28"/>
          <w:szCs w:val="28"/>
          <w:lang w:val="vi-VN"/>
        </w:rPr>
      </w:pPr>
      <w:r w:rsidRPr="00CF3573">
        <w:rPr>
          <w:b/>
          <w:bCs/>
          <w:color w:val="000000" w:themeColor="text1"/>
          <w:sz w:val="28"/>
          <w:szCs w:val="28"/>
          <w:lang w:val="vi-VN"/>
        </w:rPr>
        <w:t>TRƯỜNG ĐẠI HỌC Y HÀ NỘI</w:t>
      </w:r>
    </w:p>
    <w:p w14:paraId="7AF96572" w14:textId="77777777" w:rsidR="0077081F" w:rsidRPr="00CF3573" w:rsidRDefault="0077081F" w:rsidP="00B32148">
      <w:pPr>
        <w:widowControl w:val="0"/>
        <w:tabs>
          <w:tab w:val="left" w:pos="0"/>
        </w:tabs>
        <w:spacing w:line="360" w:lineRule="auto"/>
        <w:jc w:val="center"/>
        <w:rPr>
          <w:b/>
          <w:color w:val="000000" w:themeColor="text1"/>
          <w:sz w:val="28"/>
          <w:szCs w:val="28"/>
        </w:rPr>
      </w:pPr>
      <w:r w:rsidRPr="00CF3573">
        <w:rPr>
          <w:b/>
          <w:noProof/>
          <w:color w:val="000000" w:themeColor="text1"/>
          <w:sz w:val="28"/>
          <w:szCs w:val="28"/>
        </w:rPr>
        <w:drawing>
          <wp:inline distT="0" distB="0" distL="0" distR="0" wp14:anchorId="2132FC68" wp14:editId="3C09EF1C">
            <wp:extent cx="1009015" cy="1234440"/>
            <wp:effectExtent l="0" t="0" r="635" b="3810"/>
            <wp:docPr id="3" name="Picture 3" descr="Description: Logo_HM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Logo_HMU.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9015" cy="1234440"/>
                    </a:xfrm>
                    <a:prstGeom prst="rect">
                      <a:avLst/>
                    </a:prstGeom>
                    <a:noFill/>
                    <a:ln>
                      <a:noFill/>
                    </a:ln>
                  </pic:spPr>
                </pic:pic>
              </a:graphicData>
            </a:graphic>
          </wp:inline>
        </w:drawing>
      </w:r>
    </w:p>
    <w:p w14:paraId="5FC0844B" w14:textId="77777777" w:rsidR="003E0F5B" w:rsidRPr="003E0F5B" w:rsidRDefault="003E0F5B" w:rsidP="00B32148">
      <w:pPr>
        <w:widowControl w:val="0"/>
        <w:spacing w:line="360" w:lineRule="auto"/>
        <w:jc w:val="center"/>
        <w:rPr>
          <w:b/>
          <w:color w:val="000000" w:themeColor="text1"/>
          <w:szCs w:val="28"/>
        </w:rPr>
      </w:pPr>
    </w:p>
    <w:p w14:paraId="4CB5CCE9" w14:textId="60AE913D" w:rsidR="0077081F" w:rsidRPr="00CF3573" w:rsidRDefault="00EC1C64" w:rsidP="00B32148">
      <w:pPr>
        <w:widowControl w:val="0"/>
        <w:spacing w:line="360" w:lineRule="auto"/>
        <w:jc w:val="center"/>
        <w:rPr>
          <w:b/>
          <w:color w:val="000000" w:themeColor="text1"/>
          <w:sz w:val="32"/>
          <w:szCs w:val="28"/>
        </w:rPr>
      </w:pPr>
      <w:r>
        <w:rPr>
          <w:b/>
          <w:color w:val="000000" w:themeColor="text1"/>
          <w:sz w:val="32"/>
          <w:szCs w:val="28"/>
          <w:lang w:val="vi-VN"/>
        </w:rPr>
        <w:t>Họ Và Tên</w:t>
      </w:r>
    </w:p>
    <w:p w14:paraId="7582E247" w14:textId="77777777" w:rsidR="0077081F" w:rsidRPr="00CF3573" w:rsidRDefault="0077081F" w:rsidP="00B32148">
      <w:pPr>
        <w:widowControl w:val="0"/>
        <w:spacing w:line="360" w:lineRule="auto"/>
        <w:jc w:val="center"/>
        <w:rPr>
          <w:color w:val="000000" w:themeColor="text1"/>
          <w:sz w:val="28"/>
          <w:szCs w:val="28"/>
          <w:lang w:val="vi-VN"/>
        </w:rPr>
      </w:pPr>
    </w:p>
    <w:p w14:paraId="392FC39E" w14:textId="77777777" w:rsidR="0077081F" w:rsidRPr="00CF3573" w:rsidRDefault="0077081F" w:rsidP="00B32148">
      <w:pPr>
        <w:tabs>
          <w:tab w:val="left" w:pos="6304"/>
        </w:tabs>
        <w:spacing w:line="360" w:lineRule="auto"/>
        <w:jc w:val="center"/>
        <w:rPr>
          <w:rFonts w:eastAsiaTheme="majorEastAsia"/>
          <w:b/>
          <w:bCs/>
          <w:color w:val="000000" w:themeColor="text1"/>
          <w:sz w:val="28"/>
          <w:szCs w:val="28"/>
        </w:rPr>
      </w:pPr>
    </w:p>
    <w:p w14:paraId="0E9A0C65" w14:textId="77777777" w:rsidR="00B32148" w:rsidRPr="00CF3573" w:rsidRDefault="00B32148" w:rsidP="00B32148">
      <w:pPr>
        <w:tabs>
          <w:tab w:val="left" w:pos="6304"/>
        </w:tabs>
        <w:spacing w:line="360" w:lineRule="auto"/>
        <w:jc w:val="center"/>
        <w:rPr>
          <w:rFonts w:eastAsiaTheme="majorEastAsia"/>
          <w:b/>
          <w:bCs/>
          <w:color w:val="000000" w:themeColor="text1"/>
          <w:sz w:val="28"/>
          <w:szCs w:val="28"/>
        </w:rPr>
      </w:pPr>
    </w:p>
    <w:p w14:paraId="4513A8CA" w14:textId="3BBE56C3" w:rsidR="0077081F" w:rsidRPr="00CF3573" w:rsidRDefault="0016376A" w:rsidP="00B32148">
      <w:pPr>
        <w:tabs>
          <w:tab w:val="left" w:pos="6304"/>
        </w:tabs>
        <w:spacing w:line="360" w:lineRule="auto"/>
        <w:jc w:val="center"/>
        <w:rPr>
          <w:rFonts w:eastAsiaTheme="majorEastAsia"/>
          <w:b/>
          <w:bCs/>
          <w:color w:val="000000" w:themeColor="text1"/>
          <w:sz w:val="36"/>
          <w:szCs w:val="28"/>
          <w:lang w:val="vi-VN"/>
        </w:rPr>
      </w:pPr>
      <w:r>
        <w:rPr>
          <w:rFonts w:eastAsiaTheme="majorEastAsia"/>
          <w:b/>
          <w:bCs/>
          <w:color w:val="000000" w:themeColor="text1"/>
          <w:sz w:val="36"/>
          <w:szCs w:val="28"/>
        </w:rPr>
        <w:t>TÊN ĐỀ TÀI</w:t>
      </w:r>
    </w:p>
    <w:p w14:paraId="4AEB2DA2" w14:textId="77777777" w:rsidR="00D30D54" w:rsidRPr="00CF3573" w:rsidRDefault="00D30D54" w:rsidP="00B32148">
      <w:pPr>
        <w:tabs>
          <w:tab w:val="left" w:pos="6304"/>
        </w:tabs>
        <w:spacing w:line="360" w:lineRule="auto"/>
        <w:jc w:val="center"/>
        <w:rPr>
          <w:rFonts w:eastAsiaTheme="majorEastAsia"/>
          <w:b/>
          <w:bCs/>
          <w:color w:val="000000" w:themeColor="text1"/>
          <w:sz w:val="28"/>
          <w:szCs w:val="28"/>
          <w:lang w:val="vi-VN"/>
        </w:rPr>
      </w:pPr>
    </w:p>
    <w:p w14:paraId="1E3F1D8F" w14:textId="4239346E" w:rsidR="0077081F" w:rsidRPr="00CF3573" w:rsidRDefault="0077081F" w:rsidP="00B32148">
      <w:pPr>
        <w:widowControl w:val="0"/>
        <w:tabs>
          <w:tab w:val="left" w:pos="4678"/>
        </w:tabs>
        <w:spacing w:line="360" w:lineRule="auto"/>
        <w:ind w:left="2835"/>
        <w:jc w:val="center"/>
        <w:rPr>
          <w:color w:val="000000" w:themeColor="text1"/>
          <w:sz w:val="28"/>
          <w:szCs w:val="28"/>
        </w:rPr>
      </w:pPr>
    </w:p>
    <w:p w14:paraId="1A941D8F" w14:textId="77777777" w:rsidR="0077081F" w:rsidRPr="003E0F5B" w:rsidRDefault="0077081F" w:rsidP="00B32148">
      <w:pPr>
        <w:widowControl w:val="0"/>
        <w:spacing w:line="360" w:lineRule="auto"/>
        <w:jc w:val="center"/>
        <w:rPr>
          <w:color w:val="000000" w:themeColor="text1"/>
          <w:szCs w:val="28"/>
        </w:rPr>
      </w:pPr>
    </w:p>
    <w:p w14:paraId="6B89554B" w14:textId="77777777" w:rsidR="00B32148" w:rsidRPr="00CF3573" w:rsidRDefault="00B32148" w:rsidP="00B32148">
      <w:pPr>
        <w:widowControl w:val="0"/>
        <w:spacing w:line="360" w:lineRule="auto"/>
        <w:jc w:val="center"/>
        <w:rPr>
          <w:color w:val="000000" w:themeColor="text1"/>
          <w:sz w:val="28"/>
          <w:szCs w:val="28"/>
        </w:rPr>
      </w:pPr>
    </w:p>
    <w:p w14:paraId="484F7F5A" w14:textId="77777777" w:rsidR="0077081F" w:rsidRPr="00CF3573" w:rsidRDefault="0077081F" w:rsidP="00B32148">
      <w:pPr>
        <w:widowControl w:val="0"/>
        <w:spacing w:line="360" w:lineRule="auto"/>
        <w:jc w:val="center"/>
        <w:rPr>
          <w:b/>
          <w:color w:val="000000" w:themeColor="text1"/>
          <w:sz w:val="28"/>
          <w:szCs w:val="28"/>
        </w:rPr>
      </w:pPr>
    </w:p>
    <w:p w14:paraId="64D769D7" w14:textId="69D9FFD2" w:rsidR="0077081F" w:rsidRPr="008D0D79" w:rsidRDefault="0077081F" w:rsidP="00B32148">
      <w:pPr>
        <w:widowControl w:val="0"/>
        <w:spacing w:line="360" w:lineRule="auto"/>
        <w:jc w:val="center"/>
        <w:rPr>
          <w:color w:val="000000" w:themeColor="text1"/>
          <w:sz w:val="32"/>
          <w:szCs w:val="28"/>
          <w:lang w:val="vi-VN"/>
        </w:rPr>
      </w:pPr>
      <w:r w:rsidRPr="00CF3573">
        <w:rPr>
          <w:b/>
          <w:color w:val="000000" w:themeColor="text1"/>
          <w:sz w:val="32"/>
          <w:szCs w:val="28"/>
          <w:lang w:val="vi-VN"/>
        </w:rPr>
        <w:t>LUẬN VĂN</w:t>
      </w:r>
      <w:r w:rsidRPr="00CF3573">
        <w:rPr>
          <w:b/>
          <w:color w:val="000000" w:themeColor="text1"/>
          <w:sz w:val="32"/>
          <w:szCs w:val="28"/>
        </w:rPr>
        <w:t xml:space="preserve"> </w:t>
      </w:r>
      <w:r w:rsidRPr="00CF3573">
        <w:rPr>
          <w:b/>
          <w:color w:val="000000" w:themeColor="text1"/>
          <w:sz w:val="32"/>
          <w:szCs w:val="28"/>
          <w:lang w:val="vi-VN"/>
        </w:rPr>
        <w:t>THẠC SĨ</w:t>
      </w:r>
      <w:r w:rsidR="00EC1C64">
        <w:rPr>
          <w:b/>
          <w:color w:val="000000" w:themeColor="text1"/>
          <w:sz w:val="32"/>
          <w:szCs w:val="28"/>
          <w:lang w:val="vi-VN"/>
        </w:rPr>
        <w:t xml:space="preserve"> ĐỊNH HƯỚNG </w:t>
      </w:r>
      <w:r w:rsidR="008D0D79">
        <w:rPr>
          <w:b/>
          <w:color w:val="000000" w:themeColor="text1"/>
          <w:sz w:val="32"/>
          <w:szCs w:val="28"/>
          <w:lang w:val="vi-VN"/>
        </w:rPr>
        <w:t>ỨNG DỤNG</w:t>
      </w:r>
    </w:p>
    <w:p w14:paraId="370458E3" w14:textId="77777777" w:rsidR="0077081F" w:rsidRPr="00CF3573" w:rsidRDefault="0077081F" w:rsidP="00B32148">
      <w:pPr>
        <w:widowControl w:val="0"/>
        <w:spacing w:line="360" w:lineRule="auto"/>
        <w:jc w:val="center"/>
        <w:rPr>
          <w:color w:val="000000" w:themeColor="text1"/>
          <w:sz w:val="28"/>
          <w:szCs w:val="28"/>
          <w:lang w:val="vi-VN"/>
        </w:rPr>
      </w:pPr>
    </w:p>
    <w:p w14:paraId="1528887F" w14:textId="77777777" w:rsidR="0077081F" w:rsidRPr="00CF3573" w:rsidRDefault="0077081F" w:rsidP="00B32148">
      <w:pPr>
        <w:widowControl w:val="0"/>
        <w:spacing w:line="360" w:lineRule="auto"/>
        <w:ind w:left="2160"/>
        <w:jc w:val="center"/>
        <w:rPr>
          <w:color w:val="000000" w:themeColor="text1"/>
          <w:sz w:val="28"/>
          <w:szCs w:val="28"/>
        </w:rPr>
      </w:pPr>
    </w:p>
    <w:p w14:paraId="4F092569" w14:textId="77777777" w:rsidR="0077081F" w:rsidRPr="00CF3573" w:rsidRDefault="0077081F" w:rsidP="00B32148">
      <w:pPr>
        <w:widowControl w:val="0"/>
        <w:spacing w:line="360" w:lineRule="auto"/>
        <w:ind w:left="2160"/>
        <w:jc w:val="center"/>
        <w:rPr>
          <w:color w:val="000000" w:themeColor="text1"/>
          <w:sz w:val="28"/>
          <w:szCs w:val="28"/>
        </w:rPr>
      </w:pPr>
    </w:p>
    <w:p w14:paraId="2BAF4A2E" w14:textId="532F652E" w:rsidR="0077081F" w:rsidRPr="00CF3573" w:rsidRDefault="0077081F" w:rsidP="00B32148">
      <w:pPr>
        <w:widowControl w:val="0"/>
        <w:spacing w:line="360" w:lineRule="auto"/>
        <w:ind w:left="2160"/>
        <w:jc w:val="center"/>
        <w:rPr>
          <w:color w:val="000000" w:themeColor="text1"/>
          <w:sz w:val="28"/>
          <w:szCs w:val="28"/>
          <w:lang w:val="vi-VN"/>
        </w:rPr>
      </w:pPr>
    </w:p>
    <w:p w14:paraId="7EBDA27F" w14:textId="2DF70EEC" w:rsidR="0077081F" w:rsidRPr="00CF3573" w:rsidRDefault="0077081F" w:rsidP="00B32148">
      <w:pPr>
        <w:widowControl w:val="0"/>
        <w:tabs>
          <w:tab w:val="left" w:pos="3593"/>
        </w:tabs>
        <w:spacing w:line="360" w:lineRule="auto"/>
        <w:jc w:val="center"/>
        <w:rPr>
          <w:color w:val="000000" w:themeColor="text1"/>
          <w:sz w:val="28"/>
          <w:szCs w:val="28"/>
        </w:rPr>
      </w:pPr>
    </w:p>
    <w:p w14:paraId="30A39752" w14:textId="4C0FCF88" w:rsidR="0077081F" w:rsidRPr="00CF3573" w:rsidRDefault="0077081F" w:rsidP="00B32148">
      <w:pPr>
        <w:spacing w:line="360" w:lineRule="auto"/>
        <w:jc w:val="center"/>
        <w:rPr>
          <w:b/>
          <w:bCs/>
          <w:color w:val="000000" w:themeColor="text1"/>
          <w:sz w:val="28"/>
          <w:szCs w:val="28"/>
          <w:lang w:val="vi-VN"/>
        </w:rPr>
      </w:pPr>
      <w:r w:rsidRPr="00CF3573">
        <w:rPr>
          <w:b/>
          <w:color w:val="000000" w:themeColor="text1"/>
          <w:sz w:val="28"/>
          <w:szCs w:val="28"/>
        </w:rPr>
        <w:t>HÀ NỘI – 2026</w:t>
      </w:r>
      <w:r w:rsidRPr="00CF3573">
        <w:rPr>
          <w:b/>
          <w:bCs/>
          <w:color w:val="000000" w:themeColor="text1"/>
          <w:sz w:val="28"/>
          <w:szCs w:val="28"/>
          <w:lang w:val="vi-VN"/>
        </w:rPr>
        <w:br w:type="page"/>
      </w:r>
    </w:p>
    <w:p w14:paraId="07106AF5" w14:textId="6CF2EE2E" w:rsidR="008349DC" w:rsidRPr="00CF3573" w:rsidRDefault="00B32148" w:rsidP="00B32148">
      <w:pPr>
        <w:widowControl w:val="0"/>
        <w:spacing w:line="360" w:lineRule="auto"/>
        <w:jc w:val="center"/>
        <w:rPr>
          <w:b/>
          <w:bCs/>
          <w:color w:val="000000" w:themeColor="text1"/>
          <w:sz w:val="28"/>
          <w:szCs w:val="28"/>
          <w:lang w:val="vi-VN"/>
        </w:rPr>
      </w:pPr>
      <w:r w:rsidRPr="00CF3573">
        <w:rPr>
          <w:noProof/>
          <w:color w:val="000000" w:themeColor="text1"/>
          <w:szCs w:val="28"/>
        </w:rPr>
        <w:lastRenderedPageBreak/>
        <mc:AlternateContent>
          <mc:Choice Requires="wps">
            <w:drawing>
              <wp:anchor distT="0" distB="0" distL="114300" distR="114300" simplePos="0" relativeHeight="251659264" behindDoc="0" locked="0" layoutInCell="1" allowOverlap="1" wp14:anchorId="7359CD25" wp14:editId="33F473D8">
                <wp:simplePos x="0" y="0"/>
                <wp:positionH relativeFrom="column">
                  <wp:posOffset>-98425</wp:posOffset>
                </wp:positionH>
                <wp:positionV relativeFrom="paragraph">
                  <wp:posOffset>-117475</wp:posOffset>
                </wp:positionV>
                <wp:extent cx="5748421" cy="8534400"/>
                <wp:effectExtent l="19050" t="19050" r="43180" b="3810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8421" cy="853440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FA10FC" id="Rectangle 27" o:spid="_x0000_s1026" style="position:absolute;margin-left:-7.75pt;margin-top:-9.25pt;width:452.65pt;height:6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" filled="f" strokeweight="4.5pt">
                <v:stroke linestyle="thickThin"/>
              </v:rect>
            </w:pict>
          </mc:Fallback>
        </mc:AlternateContent>
      </w:r>
      <w:r w:rsidR="008349DC" w:rsidRPr="00CF3573">
        <w:rPr>
          <w:b/>
          <w:bCs/>
          <w:color w:val="000000" w:themeColor="text1"/>
          <w:sz w:val="28"/>
          <w:szCs w:val="28"/>
          <w:lang w:val="vi-VN"/>
        </w:rPr>
        <w:t xml:space="preserve">BỘ GIÁO DỤC VÀ ĐÀO TẠO                </w:t>
      </w:r>
      <w:r w:rsidR="00232AF1" w:rsidRPr="00CF3573">
        <w:rPr>
          <w:b/>
          <w:bCs/>
          <w:color w:val="000000" w:themeColor="text1"/>
          <w:sz w:val="28"/>
          <w:szCs w:val="28"/>
          <w:lang w:val="vi-VN"/>
        </w:rPr>
        <w:tab/>
      </w:r>
      <w:r w:rsidR="00206FE8">
        <w:rPr>
          <w:b/>
          <w:bCs/>
          <w:color w:val="000000" w:themeColor="text1"/>
          <w:sz w:val="28"/>
          <w:szCs w:val="28"/>
        </w:rPr>
        <w:t xml:space="preserve">            </w:t>
      </w:r>
      <w:r w:rsidR="00232AF1" w:rsidRPr="00CF3573">
        <w:rPr>
          <w:b/>
          <w:bCs/>
          <w:color w:val="000000" w:themeColor="text1"/>
          <w:sz w:val="28"/>
          <w:szCs w:val="28"/>
          <w:lang w:val="vi-VN"/>
        </w:rPr>
        <w:tab/>
      </w:r>
      <w:r w:rsidR="008349DC" w:rsidRPr="00CF3573">
        <w:rPr>
          <w:b/>
          <w:bCs/>
          <w:color w:val="000000" w:themeColor="text1"/>
          <w:sz w:val="28"/>
          <w:szCs w:val="28"/>
          <w:lang w:val="vi-VN"/>
        </w:rPr>
        <w:t>BỘ Y TẾ</w:t>
      </w:r>
    </w:p>
    <w:p w14:paraId="1BE40090" w14:textId="41A512FA" w:rsidR="008349DC" w:rsidRPr="00CF3573" w:rsidRDefault="008349DC" w:rsidP="00B32148">
      <w:pPr>
        <w:widowControl w:val="0"/>
        <w:tabs>
          <w:tab w:val="left" w:pos="3132"/>
        </w:tabs>
        <w:spacing w:line="360" w:lineRule="auto"/>
        <w:jc w:val="center"/>
        <w:rPr>
          <w:b/>
          <w:bCs/>
          <w:color w:val="000000" w:themeColor="text1"/>
          <w:sz w:val="28"/>
          <w:szCs w:val="28"/>
          <w:lang w:val="vi-VN"/>
        </w:rPr>
      </w:pPr>
      <w:r w:rsidRPr="00CF3573">
        <w:rPr>
          <w:b/>
          <w:bCs/>
          <w:color w:val="000000" w:themeColor="text1"/>
          <w:sz w:val="28"/>
          <w:szCs w:val="28"/>
          <w:lang w:val="vi-VN"/>
        </w:rPr>
        <w:t>TRƯỜNG ĐẠI HỌC Y HÀ NỘI</w:t>
      </w:r>
    </w:p>
    <w:p w14:paraId="14F659B3" w14:textId="77777777" w:rsidR="008349DC" w:rsidRPr="00CF3573" w:rsidRDefault="008349DC" w:rsidP="00B32148">
      <w:pPr>
        <w:widowControl w:val="0"/>
        <w:tabs>
          <w:tab w:val="left" w:pos="0"/>
        </w:tabs>
        <w:spacing w:line="360" w:lineRule="auto"/>
        <w:jc w:val="center"/>
        <w:rPr>
          <w:b/>
          <w:color w:val="000000" w:themeColor="text1"/>
          <w:sz w:val="28"/>
          <w:szCs w:val="28"/>
        </w:rPr>
      </w:pPr>
      <w:r w:rsidRPr="00CF3573">
        <w:rPr>
          <w:b/>
          <w:noProof/>
          <w:color w:val="000000" w:themeColor="text1"/>
          <w:sz w:val="28"/>
          <w:szCs w:val="28"/>
        </w:rPr>
        <w:drawing>
          <wp:inline distT="0" distB="0" distL="0" distR="0" wp14:anchorId="32A1409E" wp14:editId="6F38C92F">
            <wp:extent cx="1009015" cy="1234440"/>
            <wp:effectExtent l="0" t="0" r="635" b="3810"/>
            <wp:docPr id="1316348692" name="Picture 1316348692" descr="Description: Logo_HM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Logo_HMU.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9015" cy="1234440"/>
                    </a:xfrm>
                    <a:prstGeom prst="rect">
                      <a:avLst/>
                    </a:prstGeom>
                    <a:noFill/>
                    <a:ln>
                      <a:noFill/>
                    </a:ln>
                  </pic:spPr>
                </pic:pic>
              </a:graphicData>
            </a:graphic>
          </wp:inline>
        </w:drawing>
      </w:r>
    </w:p>
    <w:p w14:paraId="49DBE325" w14:textId="41A6A8D6" w:rsidR="008349DC" w:rsidRPr="00CF3573" w:rsidRDefault="00EC1C64" w:rsidP="00B32148">
      <w:pPr>
        <w:widowControl w:val="0"/>
        <w:spacing w:line="360" w:lineRule="auto"/>
        <w:jc w:val="center"/>
        <w:rPr>
          <w:b/>
          <w:color w:val="000000" w:themeColor="text1"/>
          <w:sz w:val="32"/>
          <w:szCs w:val="28"/>
        </w:rPr>
      </w:pPr>
      <w:r>
        <w:rPr>
          <w:b/>
          <w:color w:val="000000" w:themeColor="text1"/>
          <w:sz w:val="32"/>
          <w:szCs w:val="28"/>
          <w:lang w:val="vi-VN"/>
        </w:rPr>
        <w:t>Họ Và Tên</w:t>
      </w:r>
    </w:p>
    <w:p w14:paraId="13A5E859" w14:textId="77777777" w:rsidR="008349DC" w:rsidRPr="00CF3573" w:rsidRDefault="008349DC" w:rsidP="00B32148">
      <w:pPr>
        <w:widowControl w:val="0"/>
        <w:spacing w:line="360" w:lineRule="auto"/>
        <w:jc w:val="center"/>
        <w:rPr>
          <w:color w:val="000000" w:themeColor="text1"/>
          <w:sz w:val="28"/>
          <w:szCs w:val="28"/>
          <w:lang w:val="vi-VN"/>
        </w:rPr>
      </w:pPr>
    </w:p>
    <w:p w14:paraId="5ECF5301" w14:textId="77777777" w:rsidR="008349DC" w:rsidRPr="00CF3573" w:rsidRDefault="008349DC" w:rsidP="00B32148">
      <w:pPr>
        <w:tabs>
          <w:tab w:val="left" w:pos="6304"/>
        </w:tabs>
        <w:spacing w:line="360" w:lineRule="auto"/>
        <w:jc w:val="center"/>
        <w:rPr>
          <w:rFonts w:eastAsiaTheme="majorEastAsia"/>
          <w:b/>
          <w:bCs/>
          <w:color w:val="000000" w:themeColor="text1"/>
          <w:sz w:val="28"/>
          <w:szCs w:val="28"/>
          <w:lang w:val="vi-VN"/>
        </w:rPr>
      </w:pPr>
    </w:p>
    <w:p w14:paraId="3100EFC4" w14:textId="078C3D82" w:rsidR="00EB7889" w:rsidRPr="00CF3573" w:rsidRDefault="0016376A" w:rsidP="00B32148">
      <w:pPr>
        <w:tabs>
          <w:tab w:val="left" w:pos="6304"/>
        </w:tabs>
        <w:spacing w:line="360" w:lineRule="auto"/>
        <w:jc w:val="center"/>
        <w:rPr>
          <w:rFonts w:eastAsiaTheme="majorEastAsia"/>
          <w:b/>
          <w:bCs/>
          <w:color w:val="000000" w:themeColor="text1"/>
          <w:sz w:val="36"/>
          <w:szCs w:val="28"/>
        </w:rPr>
      </w:pPr>
      <w:r>
        <w:rPr>
          <w:rFonts w:eastAsiaTheme="majorEastAsia"/>
          <w:b/>
          <w:bCs/>
          <w:color w:val="000000" w:themeColor="text1"/>
          <w:sz w:val="36"/>
          <w:szCs w:val="28"/>
        </w:rPr>
        <w:t>TÊN ĐỀ TÀI</w:t>
      </w:r>
    </w:p>
    <w:p w14:paraId="4ED939A7" w14:textId="77777777" w:rsidR="008349DC" w:rsidRPr="00CF3573" w:rsidRDefault="008349DC" w:rsidP="00B32148">
      <w:pPr>
        <w:widowControl w:val="0"/>
        <w:spacing w:line="360" w:lineRule="auto"/>
        <w:jc w:val="center"/>
        <w:rPr>
          <w:color w:val="000000" w:themeColor="text1"/>
          <w:sz w:val="36"/>
          <w:szCs w:val="28"/>
          <w:lang w:val="vi-VN"/>
        </w:rPr>
      </w:pPr>
    </w:p>
    <w:p w14:paraId="7E858FE2" w14:textId="7C771DC9" w:rsidR="008349DC" w:rsidRPr="00CF3573" w:rsidRDefault="008349DC" w:rsidP="00B32148">
      <w:pPr>
        <w:widowControl w:val="0"/>
        <w:tabs>
          <w:tab w:val="left" w:pos="4678"/>
        </w:tabs>
        <w:spacing w:line="360" w:lineRule="auto"/>
        <w:ind w:left="2835"/>
        <w:rPr>
          <w:color w:val="000000" w:themeColor="text1"/>
          <w:sz w:val="28"/>
          <w:szCs w:val="28"/>
          <w:lang w:val="vi-VN"/>
        </w:rPr>
      </w:pPr>
      <w:r w:rsidRPr="00CF3573">
        <w:rPr>
          <w:color w:val="000000" w:themeColor="text1"/>
          <w:sz w:val="28"/>
          <w:szCs w:val="28"/>
          <w:lang w:val="vi-VN"/>
        </w:rPr>
        <w:t>Chuyên ngành</w:t>
      </w:r>
      <w:r w:rsidR="003C4AA3" w:rsidRPr="00CF3573">
        <w:rPr>
          <w:color w:val="000000" w:themeColor="text1"/>
          <w:sz w:val="28"/>
          <w:szCs w:val="28"/>
        </w:rPr>
        <w:tab/>
      </w:r>
      <w:r w:rsidRPr="00CF3573">
        <w:rPr>
          <w:color w:val="000000" w:themeColor="text1"/>
          <w:sz w:val="28"/>
          <w:szCs w:val="28"/>
          <w:lang w:val="vi-VN"/>
        </w:rPr>
        <w:t>: Nhãn khoa</w:t>
      </w:r>
    </w:p>
    <w:p w14:paraId="64EDD799" w14:textId="00BE932C" w:rsidR="008349DC" w:rsidRPr="00CF3573" w:rsidRDefault="008349DC" w:rsidP="00B32148">
      <w:pPr>
        <w:widowControl w:val="0"/>
        <w:tabs>
          <w:tab w:val="left" w:pos="4678"/>
        </w:tabs>
        <w:spacing w:line="360" w:lineRule="auto"/>
        <w:ind w:left="2835"/>
        <w:rPr>
          <w:color w:val="000000" w:themeColor="text1"/>
          <w:sz w:val="28"/>
          <w:szCs w:val="28"/>
        </w:rPr>
      </w:pPr>
      <w:r w:rsidRPr="00CF3573">
        <w:rPr>
          <w:color w:val="000000" w:themeColor="text1"/>
          <w:sz w:val="28"/>
          <w:szCs w:val="28"/>
          <w:lang w:val="vi-VN"/>
        </w:rPr>
        <w:t>Mã số</w:t>
      </w:r>
      <w:r w:rsidR="003C4AA3" w:rsidRPr="00CF3573">
        <w:rPr>
          <w:color w:val="000000" w:themeColor="text1"/>
          <w:sz w:val="28"/>
          <w:szCs w:val="28"/>
        </w:rPr>
        <w:tab/>
      </w:r>
      <w:r w:rsidRPr="00CF3573">
        <w:rPr>
          <w:color w:val="000000" w:themeColor="text1"/>
          <w:sz w:val="28"/>
          <w:szCs w:val="28"/>
          <w:lang w:val="vi-VN"/>
        </w:rPr>
        <w:t>: 8720157</w:t>
      </w:r>
    </w:p>
    <w:p w14:paraId="1374E439" w14:textId="77777777" w:rsidR="008349DC" w:rsidRPr="00CF3573" w:rsidRDefault="008349DC" w:rsidP="00B32148">
      <w:pPr>
        <w:widowControl w:val="0"/>
        <w:spacing w:line="360" w:lineRule="auto"/>
        <w:jc w:val="center"/>
        <w:rPr>
          <w:color w:val="000000" w:themeColor="text1"/>
          <w:sz w:val="28"/>
          <w:szCs w:val="28"/>
        </w:rPr>
      </w:pPr>
    </w:p>
    <w:p w14:paraId="3A2F9D79" w14:textId="77777777" w:rsidR="00B32148" w:rsidRPr="00CF3573" w:rsidRDefault="008349DC" w:rsidP="00B32148">
      <w:pPr>
        <w:widowControl w:val="0"/>
        <w:spacing w:line="360" w:lineRule="auto"/>
        <w:jc w:val="center"/>
        <w:rPr>
          <w:b/>
          <w:color w:val="000000" w:themeColor="text1"/>
          <w:sz w:val="32"/>
          <w:szCs w:val="28"/>
        </w:rPr>
      </w:pPr>
      <w:r w:rsidRPr="00CF3573">
        <w:rPr>
          <w:b/>
          <w:color w:val="000000" w:themeColor="text1"/>
          <w:sz w:val="32"/>
          <w:szCs w:val="28"/>
          <w:lang w:val="vi-VN"/>
        </w:rPr>
        <w:t>LUẬN VĂN</w:t>
      </w:r>
      <w:r w:rsidR="00B32148" w:rsidRPr="00CF3573">
        <w:rPr>
          <w:b/>
          <w:color w:val="000000" w:themeColor="text1"/>
          <w:sz w:val="32"/>
          <w:szCs w:val="28"/>
        </w:rPr>
        <w:t xml:space="preserve"> </w:t>
      </w:r>
      <w:r w:rsidRPr="00CF3573">
        <w:rPr>
          <w:b/>
          <w:color w:val="000000" w:themeColor="text1"/>
          <w:sz w:val="32"/>
          <w:szCs w:val="28"/>
          <w:lang w:val="vi-VN"/>
        </w:rPr>
        <w:t>THẠC SĨ</w:t>
      </w:r>
      <w:r w:rsidRPr="00CF3573">
        <w:rPr>
          <w:b/>
          <w:color w:val="000000" w:themeColor="text1"/>
          <w:sz w:val="32"/>
          <w:szCs w:val="28"/>
        </w:rPr>
        <w:t xml:space="preserve"> </w:t>
      </w:r>
    </w:p>
    <w:p w14:paraId="48F1FD0C" w14:textId="2F95792B" w:rsidR="008349DC" w:rsidRPr="008D0D79" w:rsidRDefault="008349DC" w:rsidP="00B32148">
      <w:pPr>
        <w:widowControl w:val="0"/>
        <w:spacing w:line="360" w:lineRule="auto"/>
        <w:jc w:val="center"/>
        <w:rPr>
          <w:color w:val="000000" w:themeColor="text1"/>
          <w:sz w:val="32"/>
          <w:szCs w:val="28"/>
          <w:lang w:val="vi-VN"/>
        </w:rPr>
      </w:pPr>
      <w:r w:rsidRPr="00CF3573">
        <w:rPr>
          <w:b/>
          <w:color w:val="000000" w:themeColor="text1"/>
          <w:sz w:val="32"/>
          <w:szCs w:val="28"/>
        </w:rPr>
        <w:t xml:space="preserve">ĐỊNH HƯỚNG </w:t>
      </w:r>
      <w:r w:rsidR="008D0D79">
        <w:rPr>
          <w:b/>
          <w:color w:val="000000" w:themeColor="text1"/>
          <w:sz w:val="32"/>
          <w:szCs w:val="28"/>
          <w:lang w:val="vi-VN"/>
        </w:rPr>
        <w:t>ỨNG DỤNG</w:t>
      </w:r>
    </w:p>
    <w:p w14:paraId="4C6ECDBA" w14:textId="0D12A2EE" w:rsidR="008349DC" w:rsidRPr="00CF3573" w:rsidRDefault="00D30D54" w:rsidP="00B32148">
      <w:pPr>
        <w:widowControl w:val="0"/>
        <w:spacing w:line="360" w:lineRule="auto"/>
        <w:jc w:val="center"/>
        <w:rPr>
          <w:color w:val="000000" w:themeColor="text1"/>
          <w:sz w:val="28"/>
          <w:szCs w:val="28"/>
          <w:lang w:val="vi-VN"/>
        </w:rPr>
      </w:pPr>
      <w:r w:rsidRPr="00CF3573">
        <w:rPr>
          <w:color w:val="000000" w:themeColor="text1"/>
          <w:sz w:val="28"/>
          <w:szCs w:val="28"/>
          <w:lang w:val="vi-VN"/>
        </w:rPr>
        <w:br/>
      </w:r>
      <w:r w:rsidR="008349DC" w:rsidRPr="00CF3573">
        <w:rPr>
          <w:color w:val="000000" w:themeColor="text1"/>
          <w:sz w:val="28"/>
          <w:szCs w:val="28"/>
          <w:lang w:val="vi-VN"/>
        </w:rPr>
        <w:t>NGƯỜI HƯỚNG DẪN KHOA HỌC:</w:t>
      </w:r>
    </w:p>
    <w:p w14:paraId="51D728BE" w14:textId="1A7985D2" w:rsidR="008349DC" w:rsidRPr="00642A5A" w:rsidRDefault="008349DC" w:rsidP="00642A5A">
      <w:pPr>
        <w:widowControl w:val="0"/>
        <w:spacing w:line="360" w:lineRule="auto"/>
        <w:ind w:left="2880"/>
        <w:rPr>
          <w:color w:val="000000" w:themeColor="text1"/>
          <w:sz w:val="28"/>
          <w:szCs w:val="28"/>
          <w:lang w:val="vi-VN"/>
        </w:rPr>
      </w:pPr>
      <w:r w:rsidRPr="00642A5A">
        <w:rPr>
          <w:color w:val="000000" w:themeColor="text1"/>
          <w:sz w:val="28"/>
          <w:szCs w:val="28"/>
          <w:lang w:val="vi-VN"/>
        </w:rPr>
        <w:t>1. TS.BS.</w:t>
      </w:r>
      <w:r w:rsidR="00EC1C64">
        <w:rPr>
          <w:color w:val="000000" w:themeColor="text1"/>
          <w:sz w:val="28"/>
          <w:szCs w:val="28"/>
          <w:lang w:val="vi-VN"/>
        </w:rPr>
        <w:t xml:space="preserve"> .......</w:t>
      </w:r>
    </w:p>
    <w:p w14:paraId="4642E880" w14:textId="2EB3FE30" w:rsidR="008349DC" w:rsidRPr="00CF3573" w:rsidRDefault="008349DC" w:rsidP="00642A5A">
      <w:pPr>
        <w:widowControl w:val="0"/>
        <w:spacing w:line="360" w:lineRule="auto"/>
        <w:ind w:left="2880"/>
        <w:rPr>
          <w:color w:val="000000" w:themeColor="text1"/>
          <w:sz w:val="28"/>
          <w:szCs w:val="28"/>
        </w:rPr>
      </w:pPr>
      <w:r w:rsidRPr="00642A5A">
        <w:rPr>
          <w:color w:val="000000" w:themeColor="text1"/>
          <w:sz w:val="28"/>
          <w:szCs w:val="28"/>
          <w:lang w:val="vi-VN"/>
        </w:rPr>
        <w:t>2. TS.BS.</w:t>
      </w:r>
      <w:r w:rsidR="00EC1C64">
        <w:rPr>
          <w:color w:val="000000" w:themeColor="text1"/>
          <w:sz w:val="28"/>
          <w:szCs w:val="28"/>
          <w:lang w:val="vi-VN"/>
        </w:rPr>
        <w:t>.........</w:t>
      </w:r>
      <w:r w:rsidRPr="00CF3573">
        <w:rPr>
          <w:color w:val="000000" w:themeColor="text1"/>
          <w:sz w:val="28"/>
          <w:szCs w:val="28"/>
          <w:lang w:val="vi-VN"/>
        </w:rPr>
        <w:br/>
      </w:r>
    </w:p>
    <w:p w14:paraId="06B22687" w14:textId="77777777" w:rsidR="00B32148" w:rsidRPr="00206FE8" w:rsidRDefault="00B32148" w:rsidP="00B32148">
      <w:pPr>
        <w:widowControl w:val="0"/>
        <w:spacing w:line="360" w:lineRule="auto"/>
        <w:ind w:left="4320"/>
        <w:rPr>
          <w:color w:val="000000" w:themeColor="text1"/>
          <w:sz w:val="36"/>
          <w:szCs w:val="28"/>
        </w:rPr>
      </w:pPr>
    </w:p>
    <w:p w14:paraId="0FDE4A6C" w14:textId="018A0F3E" w:rsidR="008349DC" w:rsidRPr="00CF3573" w:rsidRDefault="008349DC" w:rsidP="00B32148">
      <w:pPr>
        <w:widowControl w:val="0"/>
        <w:tabs>
          <w:tab w:val="left" w:pos="3593"/>
        </w:tabs>
        <w:spacing w:line="360" w:lineRule="auto"/>
        <w:jc w:val="center"/>
        <w:rPr>
          <w:webHidden/>
          <w:color w:val="000000" w:themeColor="text1"/>
          <w:sz w:val="26"/>
          <w:szCs w:val="26"/>
          <w:lang w:val="vi-VN"/>
        </w:rPr>
      </w:pPr>
      <w:bookmarkStart w:id="0" w:name="_Toc204525656"/>
      <w:bookmarkStart w:id="1" w:name="_Toc204525928"/>
      <w:bookmarkStart w:id="2" w:name="_Toc204526227"/>
      <w:bookmarkStart w:id="3" w:name="_Toc204527601"/>
      <w:bookmarkStart w:id="4" w:name="_Toc205217882"/>
      <w:r w:rsidRPr="00CF3573">
        <w:rPr>
          <w:b/>
          <w:color w:val="000000" w:themeColor="text1"/>
          <w:sz w:val="28"/>
          <w:szCs w:val="28"/>
        </w:rPr>
        <w:t>HÀ NỘI – 202</w:t>
      </w:r>
      <w:bookmarkEnd w:id="0"/>
      <w:bookmarkEnd w:id="1"/>
      <w:bookmarkEnd w:id="2"/>
      <w:bookmarkEnd w:id="3"/>
      <w:bookmarkEnd w:id="4"/>
      <w:r w:rsidR="003608B7" w:rsidRPr="00CF3573">
        <w:rPr>
          <w:b/>
          <w:color w:val="000000" w:themeColor="text1"/>
          <w:sz w:val="28"/>
          <w:szCs w:val="28"/>
        </w:rPr>
        <w:t>6</w:t>
      </w:r>
      <w:r w:rsidRPr="00CF3573">
        <w:rPr>
          <w:color w:val="000000" w:themeColor="text1"/>
          <w:sz w:val="26"/>
          <w:szCs w:val="26"/>
          <w:lang w:val="vi-VN"/>
        </w:rPr>
        <w:br w:type="page"/>
      </w:r>
    </w:p>
    <w:p w14:paraId="74730C42" w14:textId="4A1BA30E" w:rsidR="00690BC9" w:rsidRPr="00CF3573" w:rsidRDefault="00690BC9" w:rsidP="001376D1">
      <w:pPr>
        <w:tabs>
          <w:tab w:val="left" w:pos="851"/>
        </w:tabs>
        <w:spacing w:line="360" w:lineRule="auto"/>
        <w:jc w:val="center"/>
        <w:rPr>
          <w:rFonts w:eastAsia="MS Mincho"/>
          <w:b/>
          <w:color w:val="000000" w:themeColor="text1"/>
          <w:sz w:val="28"/>
          <w:szCs w:val="26"/>
          <w:lang w:val="vi-VN"/>
        </w:rPr>
      </w:pPr>
      <w:bookmarkStart w:id="5" w:name="_Toc181267471"/>
      <w:bookmarkStart w:id="6" w:name="_Toc181273342"/>
      <w:bookmarkStart w:id="7" w:name="_Toc181366428"/>
      <w:bookmarkStart w:id="8" w:name="_Toc181958613"/>
      <w:bookmarkStart w:id="9" w:name="_Toc183083298"/>
      <w:bookmarkStart w:id="10" w:name="_Toc213790252"/>
      <w:bookmarkStart w:id="11" w:name="_Toc214820894"/>
      <w:bookmarkStart w:id="12" w:name="_Toc216637041"/>
      <w:bookmarkStart w:id="13" w:name="_Toc237515072"/>
      <w:r w:rsidRPr="00CF3573">
        <w:rPr>
          <w:rFonts w:eastAsia="MS Mincho"/>
          <w:b/>
          <w:color w:val="000000" w:themeColor="text1"/>
          <w:sz w:val="28"/>
          <w:szCs w:val="26"/>
        </w:rPr>
        <w:lastRenderedPageBreak/>
        <w:t>LỜI CẢM ƠN</w:t>
      </w:r>
      <w:bookmarkEnd w:id="5"/>
      <w:bookmarkEnd w:id="6"/>
      <w:bookmarkEnd w:id="7"/>
      <w:bookmarkEnd w:id="8"/>
      <w:bookmarkEnd w:id="9"/>
      <w:bookmarkEnd w:id="10"/>
      <w:bookmarkEnd w:id="11"/>
      <w:bookmarkEnd w:id="12"/>
    </w:p>
    <w:p w14:paraId="4558764C" w14:textId="77777777" w:rsidR="001376D1" w:rsidRPr="00206FE8" w:rsidRDefault="001376D1" w:rsidP="001376D1">
      <w:pPr>
        <w:tabs>
          <w:tab w:val="left" w:pos="284"/>
        </w:tabs>
        <w:spacing w:line="360" w:lineRule="auto"/>
        <w:ind w:firstLine="567"/>
        <w:jc w:val="both"/>
        <w:rPr>
          <w:color w:val="000000" w:themeColor="text1"/>
          <w:sz w:val="20"/>
          <w:szCs w:val="26"/>
        </w:rPr>
      </w:pPr>
    </w:p>
    <w:p w14:paraId="017BCC95" w14:textId="1DB654A6" w:rsidR="00AF116E" w:rsidRPr="00CF3573" w:rsidRDefault="00AF116E" w:rsidP="001376D1">
      <w:pPr>
        <w:tabs>
          <w:tab w:val="left" w:pos="284"/>
        </w:tabs>
        <w:spacing w:line="360" w:lineRule="auto"/>
        <w:ind w:firstLine="567"/>
        <w:jc w:val="both"/>
        <w:rPr>
          <w:color w:val="000000" w:themeColor="text1"/>
          <w:sz w:val="26"/>
          <w:szCs w:val="26"/>
          <w:lang w:val="vi-VN"/>
        </w:rPr>
      </w:pPr>
      <w:r w:rsidRPr="00CF3573">
        <w:rPr>
          <w:color w:val="000000" w:themeColor="text1"/>
          <w:sz w:val="26"/>
          <w:szCs w:val="26"/>
        </w:rPr>
        <w:t>Tôi xin gửi</w:t>
      </w:r>
      <w:r w:rsidRPr="00CF3573">
        <w:rPr>
          <w:color w:val="000000" w:themeColor="text1"/>
          <w:sz w:val="26"/>
          <w:szCs w:val="26"/>
          <w:lang w:val="vi-VN"/>
        </w:rPr>
        <w:t xml:space="preserve"> lời </w:t>
      </w:r>
      <w:r w:rsidRPr="00CF3573">
        <w:rPr>
          <w:color w:val="000000" w:themeColor="text1"/>
          <w:sz w:val="26"/>
          <w:szCs w:val="26"/>
        </w:rPr>
        <w:t>cảm ơn chân</w:t>
      </w:r>
      <w:r w:rsidRPr="00CF3573">
        <w:rPr>
          <w:color w:val="000000" w:themeColor="text1"/>
          <w:sz w:val="26"/>
          <w:szCs w:val="26"/>
          <w:lang w:val="vi-VN"/>
        </w:rPr>
        <w:t xml:space="preserve"> thành nhất tới </w:t>
      </w:r>
      <w:r w:rsidRPr="00CF3573">
        <w:rPr>
          <w:color w:val="000000" w:themeColor="text1"/>
          <w:sz w:val="26"/>
          <w:szCs w:val="26"/>
        </w:rPr>
        <w:t>Ban Giám hiệu, Phòng Đào tạo Sau đại học</w:t>
      </w:r>
      <w:r w:rsidRPr="00CF3573">
        <w:rPr>
          <w:color w:val="000000" w:themeColor="text1"/>
          <w:sz w:val="26"/>
          <w:szCs w:val="26"/>
          <w:lang w:val="vi-VN"/>
        </w:rPr>
        <w:t xml:space="preserve"> và</w:t>
      </w:r>
      <w:r w:rsidRPr="00CF3573">
        <w:rPr>
          <w:color w:val="000000" w:themeColor="text1"/>
          <w:sz w:val="26"/>
          <w:szCs w:val="26"/>
        </w:rPr>
        <w:t xml:space="preserve"> Bộ môn Mắt – Khúc xạ Nhãn khoa, Trường Đại học Y Hà Nội</w:t>
      </w:r>
      <w:r w:rsidRPr="00CF3573">
        <w:rPr>
          <w:color w:val="000000" w:themeColor="text1"/>
          <w:sz w:val="26"/>
          <w:szCs w:val="26"/>
          <w:lang w:val="vi-VN"/>
        </w:rPr>
        <w:t xml:space="preserve"> đã tạo điều kiện thuận lợi và cho phép tôi thực hiện cũng như bảo vệ luận văn này.</w:t>
      </w:r>
    </w:p>
    <w:p w14:paraId="6E0BE039" w14:textId="621E7A9D" w:rsidR="00AF116E" w:rsidRPr="00CF3573" w:rsidRDefault="00AF116E" w:rsidP="001376D1">
      <w:pPr>
        <w:tabs>
          <w:tab w:val="left" w:pos="284"/>
        </w:tabs>
        <w:spacing w:line="360" w:lineRule="auto"/>
        <w:ind w:firstLine="567"/>
        <w:jc w:val="both"/>
        <w:rPr>
          <w:color w:val="000000" w:themeColor="text1"/>
          <w:sz w:val="26"/>
          <w:szCs w:val="26"/>
        </w:rPr>
      </w:pPr>
      <w:r w:rsidRPr="00CF3573">
        <w:rPr>
          <w:color w:val="000000" w:themeColor="text1"/>
          <w:sz w:val="26"/>
          <w:szCs w:val="26"/>
        </w:rPr>
        <w:t>Tôi</w:t>
      </w:r>
      <w:r w:rsidRPr="00CF3573">
        <w:rPr>
          <w:color w:val="000000" w:themeColor="text1"/>
          <w:sz w:val="26"/>
          <w:szCs w:val="26"/>
          <w:lang w:val="vi-VN"/>
        </w:rPr>
        <w:t xml:space="preserve"> xin bày tỏ lòng biết ơn đến </w:t>
      </w:r>
      <w:r w:rsidRPr="00CF3573">
        <w:rPr>
          <w:color w:val="000000" w:themeColor="text1"/>
          <w:sz w:val="26"/>
          <w:szCs w:val="26"/>
        </w:rPr>
        <w:t>Ban Giám đốc, Phòng Kế hoạch Tổng hợp cùng các khoa, phòng của Bệnh viện Mắt</w:t>
      </w:r>
      <w:r w:rsidRPr="00CF3573">
        <w:rPr>
          <w:color w:val="000000" w:themeColor="text1"/>
          <w:sz w:val="26"/>
          <w:szCs w:val="26"/>
          <w:lang w:val="vi-VN"/>
        </w:rPr>
        <w:t xml:space="preserve"> </w:t>
      </w:r>
      <w:r w:rsidR="008905DA">
        <w:rPr>
          <w:color w:val="000000" w:themeColor="text1"/>
          <w:sz w:val="26"/>
          <w:szCs w:val="26"/>
        </w:rPr>
        <w:t xml:space="preserve">…. </w:t>
      </w:r>
      <w:r w:rsidRPr="00CF3573">
        <w:rPr>
          <w:color w:val="000000" w:themeColor="text1"/>
          <w:sz w:val="26"/>
          <w:szCs w:val="26"/>
        </w:rPr>
        <w:t xml:space="preserve"> đã tạo mọi điều kiện thuận lợi cho tôi trong suốt quá trình học tập, thực hành lâm sàng và thực hiện nghiên cứu.</w:t>
      </w:r>
    </w:p>
    <w:p w14:paraId="58A5D8B3" w14:textId="4E8447A7" w:rsidR="00AF116E" w:rsidRPr="00CF3573" w:rsidRDefault="00AF116E" w:rsidP="001376D1">
      <w:pPr>
        <w:tabs>
          <w:tab w:val="left" w:pos="284"/>
        </w:tabs>
        <w:spacing w:line="360" w:lineRule="auto"/>
        <w:ind w:firstLine="567"/>
        <w:jc w:val="both"/>
        <w:rPr>
          <w:color w:val="000000" w:themeColor="text1"/>
          <w:sz w:val="26"/>
          <w:szCs w:val="26"/>
          <w:lang w:val="vi-VN"/>
        </w:rPr>
      </w:pPr>
      <w:r w:rsidRPr="00CF3573">
        <w:rPr>
          <w:color w:val="000000" w:themeColor="text1"/>
          <w:sz w:val="26"/>
          <w:szCs w:val="26"/>
        </w:rPr>
        <w:t>Tôi xin bày tỏ lòng kính trọng và</w:t>
      </w:r>
      <w:r w:rsidR="00CA2F59" w:rsidRPr="00CF3573">
        <w:rPr>
          <w:color w:val="000000" w:themeColor="text1"/>
          <w:sz w:val="26"/>
          <w:szCs w:val="26"/>
          <w:lang w:val="vi-VN"/>
        </w:rPr>
        <w:t xml:space="preserve"> vô cùng</w:t>
      </w:r>
      <w:r w:rsidRPr="00CF3573">
        <w:rPr>
          <w:color w:val="000000" w:themeColor="text1"/>
          <w:sz w:val="26"/>
          <w:szCs w:val="26"/>
        </w:rPr>
        <w:t xml:space="preserve"> biết ơn tới </w:t>
      </w:r>
      <w:r w:rsidRPr="00CF3573">
        <w:rPr>
          <w:b/>
          <w:color w:val="000000" w:themeColor="text1"/>
          <w:sz w:val="26"/>
          <w:szCs w:val="26"/>
        </w:rPr>
        <w:t xml:space="preserve">TS. </w:t>
      </w:r>
      <w:r w:rsidR="008905DA">
        <w:rPr>
          <w:b/>
          <w:color w:val="000000" w:themeColor="text1"/>
          <w:sz w:val="26"/>
          <w:szCs w:val="26"/>
        </w:rPr>
        <w:t>…..</w:t>
      </w:r>
      <w:r w:rsidRPr="00CF3573">
        <w:rPr>
          <w:color w:val="000000" w:themeColor="text1"/>
          <w:sz w:val="26"/>
          <w:szCs w:val="26"/>
        </w:rPr>
        <w:t xml:space="preserve"> vì những định hướng quý báu, sự tận tâm chỉ bảo</w:t>
      </w:r>
      <w:r w:rsidR="00CA2F59" w:rsidRPr="00CF3573">
        <w:rPr>
          <w:color w:val="000000" w:themeColor="text1"/>
          <w:sz w:val="26"/>
          <w:szCs w:val="26"/>
          <w:lang w:val="vi-VN"/>
        </w:rPr>
        <w:t xml:space="preserve">, </w:t>
      </w:r>
      <w:r w:rsidRPr="00CF3573">
        <w:rPr>
          <w:color w:val="000000" w:themeColor="text1"/>
          <w:sz w:val="26"/>
          <w:szCs w:val="26"/>
        </w:rPr>
        <w:t>những bài học chuyên môn có ý nghĩa lớn</w:t>
      </w:r>
      <w:r w:rsidR="00CA2F59" w:rsidRPr="00CF3573">
        <w:rPr>
          <w:color w:val="000000" w:themeColor="text1"/>
          <w:sz w:val="26"/>
          <w:szCs w:val="26"/>
          <w:lang w:val="vi-VN"/>
        </w:rPr>
        <w:t xml:space="preserve"> và đã luôn hỗ trợ, giúp đỡ tôi suốt trong quá trình học tập và hoàn thiện luận văn.</w:t>
      </w:r>
    </w:p>
    <w:p w14:paraId="6D773DBD" w14:textId="2250023A" w:rsidR="00AF116E" w:rsidRPr="00CF3573" w:rsidRDefault="00CA2F59" w:rsidP="001376D1">
      <w:pPr>
        <w:tabs>
          <w:tab w:val="left" w:pos="284"/>
        </w:tabs>
        <w:spacing w:line="360" w:lineRule="auto"/>
        <w:ind w:firstLine="567"/>
        <w:jc w:val="both"/>
        <w:rPr>
          <w:color w:val="000000" w:themeColor="text1"/>
          <w:sz w:val="26"/>
          <w:szCs w:val="26"/>
          <w:lang w:val="vi-VN"/>
        </w:rPr>
      </w:pPr>
      <w:r w:rsidRPr="00CF3573">
        <w:rPr>
          <w:color w:val="000000" w:themeColor="text1"/>
          <w:spacing w:val="-2"/>
          <w:sz w:val="26"/>
          <w:szCs w:val="26"/>
          <w:lang w:val="vi-VN"/>
        </w:rPr>
        <w:t>T</w:t>
      </w:r>
      <w:r w:rsidR="00AF116E" w:rsidRPr="00CF3573">
        <w:rPr>
          <w:color w:val="000000" w:themeColor="text1"/>
          <w:spacing w:val="-2"/>
          <w:sz w:val="26"/>
          <w:szCs w:val="26"/>
        </w:rPr>
        <w:t xml:space="preserve">ôi xin </w:t>
      </w:r>
      <w:r w:rsidRPr="00CF3573">
        <w:rPr>
          <w:color w:val="000000" w:themeColor="text1"/>
          <w:spacing w:val="-2"/>
          <w:sz w:val="26"/>
          <w:szCs w:val="26"/>
        </w:rPr>
        <w:t>trân</w:t>
      </w:r>
      <w:r w:rsidRPr="00CF3573">
        <w:rPr>
          <w:color w:val="000000" w:themeColor="text1"/>
          <w:spacing w:val="-2"/>
          <w:sz w:val="26"/>
          <w:szCs w:val="26"/>
          <w:lang w:val="vi-VN"/>
        </w:rPr>
        <w:t xml:space="preserve"> trọng gửi lời</w:t>
      </w:r>
      <w:r w:rsidR="00AF116E" w:rsidRPr="00CF3573">
        <w:rPr>
          <w:color w:val="000000" w:themeColor="text1"/>
          <w:spacing w:val="-2"/>
          <w:sz w:val="26"/>
          <w:szCs w:val="26"/>
        </w:rPr>
        <w:t xml:space="preserve"> cảm ơn</w:t>
      </w:r>
      <w:r w:rsidRPr="00CF3573">
        <w:rPr>
          <w:color w:val="000000" w:themeColor="text1"/>
          <w:spacing w:val="-2"/>
          <w:sz w:val="26"/>
          <w:szCs w:val="26"/>
          <w:lang w:val="vi-VN"/>
        </w:rPr>
        <w:t xml:space="preserve"> chân thành nhất đến</w:t>
      </w:r>
      <w:r w:rsidR="00AF116E" w:rsidRPr="00CF3573">
        <w:rPr>
          <w:color w:val="000000" w:themeColor="text1"/>
          <w:spacing w:val="-2"/>
          <w:sz w:val="26"/>
          <w:szCs w:val="26"/>
        </w:rPr>
        <w:t xml:space="preserve"> </w:t>
      </w:r>
      <w:r w:rsidR="00AF116E" w:rsidRPr="00CF3573">
        <w:rPr>
          <w:b/>
          <w:color w:val="000000" w:themeColor="text1"/>
          <w:spacing w:val="-2"/>
          <w:sz w:val="26"/>
          <w:szCs w:val="26"/>
        </w:rPr>
        <w:t xml:space="preserve">TS. </w:t>
      </w:r>
      <w:r w:rsidR="008905DA">
        <w:rPr>
          <w:b/>
          <w:color w:val="000000" w:themeColor="text1"/>
          <w:spacing w:val="-2"/>
          <w:sz w:val="26"/>
          <w:szCs w:val="26"/>
        </w:rPr>
        <w:t>….</w:t>
      </w:r>
      <w:r w:rsidR="00AF116E" w:rsidRPr="00CF3573">
        <w:rPr>
          <w:color w:val="000000" w:themeColor="text1"/>
          <w:sz w:val="26"/>
          <w:szCs w:val="26"/>
        </w:rPr>
        <w:t xml:space="preserve">, người </w:t>
      </w:r>
      <w:r w:rsidRPr="00CF3573">
        <w:rPr>
          <w:color w:val="000000" w:themeColor="text1"/>
          <w:sz w:val="26"/>
          <w:szCs w:val="26"/>
        </w:rPr>
        <w:t>thầy</w:t>
      </w:r>
      <w:r w:rsidRPr="00CF3573">
        <w:rPr>
          <w:color w:val="000000" w:themeColor="text1"/>
          <w:sz w:val="26"/>
          <w:szCs w:val="26"/>
          <w:lang w:val="vi-VN"/>
        </w:rPr>
        <w:t xml:space="preserve"> </w:t>
      </w:r>
      <w:r w:rsidR="00AF116E" w:rsidRPr="00CF3573">
        <w:rPr>
          <w:color w:val="000000" w:themeColor="text1"/>
          <w:sz w:val="26"/>
          <w:szCs w:val="26"/>
        </w:rPr>
        <w:t xml:space="preserve">đã trực tiếp hướng dẫn, </w:t>
      </w:r>
      <w:r w:rsidRPr="00CF3573">
        <w:rPr>
          <w:color w:val="000000" w:themeColor="text1"/>
          <w:sz w:val="26"/>
          <w:szCs w:val="26"/>
        </w:rPr>
        <w:t>tận tình truyền đạt kiến thức, chia sẻ kinh nghiệm và giúp tôi trưởng thành hơn trong tư duy lâm sàng</w:t>
      </w:r>
      <w:r w:rsidRPr="00CF3573">
        <w:rPr>
          <w:color w:val="000000" w:themeColor="text1"/>
          <w:sz w:val="26"/>
          <w:szCs w:val="26"/>
          <w:lang w:val="vi-VN"/>
        </w:rPr>
        <w:t xml:space="preserve"> </w:t>
      </w:r>
      <w:r w:rsidRPr="00CF3573">
        <w:rPr>
          <w:color w:val="000000" w:themeColor="text1"/>
          <w:sz w:val="26"/>
          <w:szCs w:val="26"/>
        </w:rPr>
        <w:t>cũng như nghiên cứu khoa học</w:t>
      </w:r>
      <w:r w:rsidRPr="00CF3573">
        <w:rPr>
          <w:color w:val="000000" w:themeColor="text1"/>
          <w:sz w:val="26"/>
          <w:szCs w:val="26"/>
          <w:lang w:val="vi-VN"/>
        </w:rPr>
        <w:t xml:space="preserve">, </w:t>
      </w:r>
      <w:r w:rsidR="00AF116E" w:rsidRPr="00CF3573">
        <w:rPr>
          <w:color w:val="000000" w:themeColor="text1"/>
          <w:sz w:val="26"/>
          <w:szCs w:val="26"/>
        </w:rPr>
        <w:t xml:space="preserve">đồng hành và dành nhiều tâm huyết giúp tôi từng bước hoàn thiện luận văn. Sự tận tình và nghiêm túc của </w:t>
      </w:r>
      <w:r w:rsidRPr="00CF3573">
        <w:rPr>
          <w:color w:val="000000" w:themeColor="text1"/>
          <w:sz w:val="26"/>
          <w:szCs w:val="26"/>
          <w:lang w:val="vi-VN"/>
        </w:rPr>
        <w:t>thầy</w:t>
      </w:r>
      <w:r w:rsidR="00AF116E" w:rsidRPr="00CF3573">
        <w:rPr>
          <w:color w:val="000000" w:themeColor="text1"/>
          <w:sz w:val="26"/>
          <w:szCs w:val="26"/>
        </w:rPr>
        <w:t xml:space="preserve"> là nguồn động viên lớn đối với tôi trong suốt quá trình </w:t>
      </w:r>
      <w:r w:rsidRPr="00CF3573">
        <w:rPr>
          <w:color w:val="000000" w:themeColor="text1"/>
          <w:sz w:val="26"/>
          <w:szCs w:val="26"/>
        </w:rPr>
        <w:t>học</w:t>
      </w:r>
      <w:r w:rsidRPr="00CF3573">
        <w:rPr>
          <w:color w:val="000000" w:themeColor="text1"/>
          <w:sz w:val="26"/>
          <w:szCs w:val="26"/>
          <w:lang w:val="vi-VN"/>
        </w:rPr>
        <w:t xml:space="preserve"> tập và </w:t>
      </w:r>
      <w:r w:rsidR="00AF116E" w:rsidRPr="00CF3573">
        <w:rPr>
          <w:color w:val="000000" w:themeColor="text1"/>
          <w:sz w:val="26"/>
          <w:szCs w:val="26"/>
        </w:rPr>
        <w:t>nghiên cứu.</w:t>
      </w:r>
    </w:p>
    <w:p w14:paraId="2D20D804" w14:textId="6D0D12CF" w:rsidR="00CA2F59" w:rsidRPr="00CF3573" w:rsidRDefault="00E544D9" w:rsidP="001376D1">
      <w:pPr>
        <w:tabs>
          <w:tab w:val="left" w:pos="284"/>
        </w:tabs>
        <w:spacing w:line="360" w:lineRule="auto"/>
        <w:ind w:firstLine="567"/>
        <w:jc w:val="both"/>
        <w:rPr>
          <w:color w:val="000000" w:themeColor="text1"/>
          <w:sz w:val="26"/>
          <w:szCs w:val="26"/>
          <w:lang w:val="vi-VN"/>
        </w:rPr>
      </w:pPr>
      <w:r w:rsidRPr="00CF3573">
        <w:rPr>
          <w:color w:val="000000" w:themeColor="text1"/>
          <w:sz w:val="26"/>
          <w:szCs w:val="26"/>
          <w:lang w:val="vi-VN"/>
        </w:rPr>
        <w:t>Tôi xin trân trọng cảm ơn các Thầy Cô trong Hội đồng thông qua đề cương, Hội đồng chấm luận văn nghiên cứu khoa học đã đóng góp những ý kiến quý báu giúp tôi hoàn thiện luận văn này.</w:t>
      </w:r>
    </w:p>
    <w:p w14:paraId="5B8E1F96" w14:textId="62BEFDC7" w:rsidR="00690BC9" w:rsidRPr="00CF3573" w:rsidRDefault="00AF116E" w:rsidP="001376D1">
      <w:pPr>
        <w:tabs>
          <w:tab w:val="left" w:pos="284"/>
        </w:tabs>
        <w:spacing w:line="360" w:lineRule="auto"/>
        <w:ind w:firstLine="567"/>
        <w:jc w:val="both"/>
        <w:rPr>
          <w:color w:val="000000" w:themeColor="text1"/>
          <w:sz w:val="26"/>
          <w:szCs w:val="26"/>
          <w:lang w:val="vi-VN"/>
        </w:rPr>
      </w:pPr>
      <w:r w:rsidRPr="00CF3573">
        <w:rPr>
          <w:color w:val="000000" w:themeColor="text1"/>
          <w:sz w:val="26"/>
          <w:szCs w:val="26"/>
        </w:rPr>
        <w:t xml:space="preserve">Cuối cùng, tôi xin gửi lời biết ơn </w:t>
      </w:r>
      <w:r w:rsidR="00E544D9" w:rsidRPr="00CF3573">
        <w:rPr>
          <w:color w:val="000000" w:themeColor="text1"/>
          <w:sz w:val="26"/>
          <w:szCs w:val="26"/>
        </w:rPr>
        <w:t>vô</w:t>
      </w:r>
      <w:r w:rsidR="00E544D9" w:rsidRPr="00CF3573">
        <w:rPr>
          <w:color w:val="000000" w:themeColor="text1"/>
          <w:sz w:val="26"/>
          <w:szCs w:val="26"/>
          <w:lang w:val="vi-VN"/>
        </w:rPr>
        <w:t xml:space="preserve"> hạn </w:t>
      </w:r>
      <w:r w:rsidRPr="00CF3573">
        <w:rPr>
          <w:color w:val="000000" w:themeColor="text1"/>
          <w:sz w:val="26"/>
          <w:szCs w:val="26"/>
        </w:rPr>
        <w:t>tới gia đình, bạn bè và đồng nghiệp – những người luôn ở bên, sẻ chia, động viên và tiếp thêm cho tôi sức mạnh trong suốt chặng đường học tập này.</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499"/>
      </w:tblGrid>
      <w:tr w:rsidR="00CF3573" w:rsidRPr="00CF3573" w14:paraId="4FB56815" w14:textId="77777777" w:rsidTr="00206FE8">
        <w:trPr>
          <w:jc w:val="center"/>
        </w:trPr>
        <w:tc>
          <w:tcPr>
            <w:tcW w:w="4077" w:type="dxa"/>
          </w:tcPr>
          <w:p w14:paraId="765EA352" w14:textId="77777777" w:rsidR="00690BC9" w:rsidRPr="00CF3573" w:rsidRDefault="00690BC9" w:rsidP="001376D1">
            <w:pPr>
              <w:tabs>
                <w:tab w:val="left" w:pos="284"/>
              </w:tabs>
              <w:spacing w:line="360" w:lineRule="auto"/>
              <w:jc w:val="both"/>
              <w:rPr>
                <w:i/>
                <w:color w:val="000000" w:themeColor="text1"/>
                <w:sz w:val="26"/>
                <w:szCs w:val="26"/>
              </w:rPr>
            </w:pPr>
          </w:p>
        </w:tc>
        <w:tc>
          <w:tcPr>
            <w:tcW w:w="4499" w:type="dxa"/>
          </w:tcPr>
          <w:p w14:paraId="27AC6BDD" w14:textId="4DDC5787" w:rsidR="00690BC9" w:rsidRPr="00CF3573" w:rsidRDefault="00690BC9" w:rsidP="001376D1">
            <w:pPr>
              <w:tabs>
                <w:tab w:val="left" w:pos="284"/>
              </w:tabs>
              <w:spacing w:line="360" w:lineRule="auto"/>
              <w:jc w:val="center"/>
              <w:rPr>
                <w:i/>
                <w:color w:val="000000" w:themeColor="text1"/>
                <w:sz w:val="26"/>
                <w:szCs w:val="26"/>
                <w:lang w:val="vi-VN"/>
              </w:rPr>
            </w:pPr>
            <w:r w:rsidRPr="00CF3573">
              <w:rPr>
                <w:i/>
                <w:color w:val="000000" w:themeColor="text1"/>
                <w:sz w:val="26"/>
                <w:szCs w:val="26"/>
              </w:rPr>
              <w:t xml:space="preserve">Hà Nội, ngày </w:t>
            </w:r>
            <w:r w:rsidR="00E544D9" w:rsidRPr="00CF3573">
              <w:rPr>
                <w:i/>
                <w:color w:val="000000" w:themeColor="text1"/>
                <w:sz w:val="26"/>
                <w:szCs w:val="26"/>
                <w:lang w:val="vi-VN"/>
              </w:rPr>
              <w:t>13</w:t>
            </w:r>
            <w:r w:rsidRPr="00CF3573">
              <w:rPr>
                <w:i/>
                <w:color w:val="000000" w:themeColor="text1"/>
                <w:sz w:val="26"/>
                <w:szCs w:val="26"/>
              </w:rPr>
              <w:t xml:space="preserve"> tháng </w:t>
            </w:r>
            <w:r w:rsidR="00E544D9" w:rsidRPr="00CF3573">
              <w:rPr>
                <w:i/>
                <w:color w:val="000000" w:themeColor="text1"/>
                <w:sz w:val="26"/>
                <w:szCs w:val="26"/>
                <w:lang w:val="vi-VN"/>
              </w:rPr>
              <w:t>08</w:t>
            </w:r>
            <w:r w:rsidRPr="00CF3573">
              <w:rPr>
                <w:i/>
                <w:color w:val="000000" w:themeColor="text1"/>
                <w:sz w:val="26"/>
                <w:szCs w:val="26"/>
              </w:rPr>
              <w:t xml:space="preserve"> năm </w:t>
            </w:r>
            <w:r w:rsidR="00E544D9" w:rsidRPr="00CF3573">
              <w:rPr>
                <w:i/>
                <w:color w:val="000000" w:themeColor="text1"/>
                <w:sz w:val="26"/>
                <w:szCs w:val="26"/>
                <w:lang w:val="vi-VN"/>
              </w:rPr>
              <w:t>2026</w:t>
            </w:r>
          </w:p>
          <w:p w14:paraId="11759503" w14:textId="1916C743" w:rsidR="00690BC9" w:rsidRPr="00CF3573" w:rsidRDefault="00690BC9" w:rsidP="001376D1">
            <w:pPr>
              <w:tabs>
                <w:tab w:val="left" w:pos="284"/>
              </w:tabs>
              <w:spacing w:line="360" w:lineRule="auto"/>
              <w:jc w:val="center"/>
              <w:rPr>
                <w:b/>
                <w:color w:val="000000" w:themeColor="text1"/>
                <w:sz w:val="26"/>
                <w:szCs w:val="26"/>
                <w:lang w:val="vi-VN"/>
              </w:rPr>
            </w:pPr>
            <w:r w:rsidRPr="00CF3573">
              <w:rPr>
                <w:b/>
                <w:color w:val="000000" w:themeColor="text1"/>
                <w:sz w:val="26"/>
                <w:szCs w:val="26"/>
              </w:rPr>
              <w:t>Học viên</w:t>
            </w:r>
          </w:p>
          <w:p w14:paraId="66E24145" w14:textId="77777777" w:rsidR="00690BC9" w:rsidRPr="00CF3573" w:rsidRDefault="00690BC9" w:rsidP="001376D1">
            <w:pPr>
              <w:tabs>
                <w:tab w:val="left" w:pos="284"/>
              </w:tabs>
              <w:spacing w:line="360" w:lineRule="auto"/>
              <w:jc w:val="center"/>
              <w:rPr>
                <w:b/>
                <w:color w:val="000000" w:themeColor="text1"/>
                <w:sz w:val="26"/>
                <w:szCs w:val="26"/>
              </w:rPr>
            </w:pPr>
          </w:p>
          <w:p w14:paraId="10EEE237" w14:textId="77777777" w:rsidR="00690BC9" w:rsidRPr="00CF3573" w:rsidRDefault="00690BC9" w:rsidP="001376D1">
            <w:pPr>
              <w:tabs>
                <w:tab w:val="left" w:pos="284"/>
              </w:tabs>
              <w:spacing w:line="360" w:lineRule="auto"/>
              <w:jc w:val="center"/>
              <w:rPr>
                <w:b/>
                <w:color w:val="000000" w:themeColor="text1"/>
                <w:sz w:val="26"/>
                <w:szCs w:val="26"/>
              </w:rPr>
            </w:pPr>
          </w:p>
          <w:p w14:paraId="53FA9866" w14:textId="5C51974F" w:rsidR="00690BC9" w:rsidRPr="00CF3573" w:rsidRDefault="00690BC9" w:rsidP="001376D1">
            <w:pPr>
              <w:tabs>
                <w:tab w:val="left" w:pos="284"/>
              </w:tabs>
              <w:spacing w:line="360" w:lineRule="auto"/>
              <w:jc w:val="center"/>
              <w:rPr>
                <w:b/>
                <w:color w:val="000000" w:themeColor="text1"/>
                <w:sz w:val="26"/>
                <w:szCs w:val="26"/>
                <w:lang w:val="vi-VN"/>
              </w:rPr>
            </w:pPr>
          </w:p>
        </w:tc>
      </w:tr>
    </w:tbl>
    <w:p w14:paraId="1408F453" w14:textId="77777777" w:rsidR="008905DA" w:rsidRDefault="008905DA" w:rsidP="001376D1">
      <w:pPr>
        <w:tabs>
          <w:tab w:val="left" w:pos="851"/>
        </w:tabs>
        <w:spacing w:line="360" w:lineRule="auto"/>
        <w:jc w:val="center"/>
        <w:rPr>
          <w:rFonts w:eastAsia="MS Mincho"/>
          <w:b/>
          <w:color w:val="000000" w:themeColor="text1"/>
          <w:sz w:val="28"/>
          <w:szCs w:val="26"/>
        </w:rPr>
      </w:pPr>
      <w:bookmarkStart w:id="14" w:name="_Toc181267472"/>
      <w:bookmarkStart w:id="15" w:name="_Toc181273343"/>
      <w:bookmarkStart w:id="16" w:name="_Toc181366429"/>
      <w:bookmarkStart w:id="17" w:name="_Toc181958614"/>
      <w:bookmarkStart w:id="18" w:name="_Toc183083299"/>
      <w:bookmarkStart w:id="19" w:name="_Toc213790253"/>
      <w:bookmarkStart w:id="20" w:name="_Toc214820895"/>
      <w:bookmarkStart w:id="21" w:name="_Toc216637042"/>
    </w:p>
    <w:p w14:paraId="118A5E54" w14:textId="77777777" w:rsidR="008905DA" w:rsidRDefault="008905DA">
      <w:pPr>
        <w:spacing w:after="160" w:line="259" w:lineRule="auto"/>
        <w:rPr>
          <w:rFonts w:eastAsia="MS Mincho"/>
          <w:b/>
          <w:color w:val="000000" w:themeColor="text1"/>
          <w:sz w:val="28"/>
          <w:szCs w:val="26"/>
        </w:rPr>
      </w:pPr>
      <w:r>
        <w:rPr>
          <w:rFonts w:eastAsia="MS Mincho"/>
          <w:b/>
          <w:color w:val="000000" w:themeColor="text1"/>
          <w:sz w:val="28"/>
          <w:szCs w:val="26"/>
        </w:rPr>
        <w:lastRenderedPageBreak/>
        <w:br w:type="page"/>
      </w:r>
    </w:p>
    <w:p w14:paraId="7EF10DD5" w14:textId="3691C6F4" w:rsidR="00690BC9" w:rsidRPr="00CF3573" w:rsidRDefault="00690BC9" w:rsidP="001376D1">
      <w:pPr>
        <w:tabs>
          <w:tab w:val="left" w:pos="851"/>
        </w:tabs>
        <w:spacing w:line="360" w:lineRule="auto"/>
        <w:jc w:val="center"/>
        <w:rPr>
          <w:rFonts w:eastAsia="MS Mincho"/>
          <w:b/>
          <w:color w:val="000000" w:themeColor="text1"/>
          <w:sz w:val="28"/>
          <w:szCs w:val="26"/>
        </w:rPr>
      </w:pPr>
      <w:r w:rsidRPr="00CF3573">
        <w:rPr>
          <w:rFonts w:eastAsia="MS Mincho"/>
          <w:b/>
          <w:color w:val="000000" w:themeColor="text1"/>
          <w:sz w:val="28"/>
          <w:szCs w:val="26"/>
        </w:rPr>
        <w:lastRenderedPageBreak/>
        <w:t>LỜI CAM ĐOAN</w:t>
      </w:r>
      <w:bookmarkEnd w:id="14"/>
      <w:bookmarkEnd w:id="15"/>
      <w:bookmarkEnd w:id="16"/>
      <w:bookmarkEnd w:id="17"/>
      <w:bookmarkEnd w:id="18"/>
      <w:bookmarkEnd w:id="19"/>
      <w:bookmarkEnd w:id="20"/>
      <w:bookmarkEnd w:id="21"/>
    </w:p>
    <w:p w14:paraId="00AC9779" w14:textId="77777777" w:rsidR="00690BC9" w:rsidRPr="00CF3573" w:rsidRDefault="00690BC9" w:rsidP="001376D1">
      <w:pPr>
        <w:widowControl w:val="0"/>
        <w:autoSpaceDE w:val="0"/>
        <w:autoSpaceDN w:val="0"/>
        <w:adjustRightInd w:val="0"/>
        <w:spacing w:line="360" w:lineRule="auto"/>
        <w:jc w:val="both"/>
        <w:rPr>
          <w:rFonts w:eastAsia="Calibri"/>
          <w:b/>
          <w:color w:val="000000" w:themeColor="text1"/>
          <w:sz w:val="26"/>
          <w:szCs w:val="26"/>
        </w:rPr>
      </w:pPr>
    </w:p>
    <w:p w14:paraId="783BB06E" w14:textId="246230FD" w:rsidR="00690BC9" w:rsidRPr="00CF3573" w:rsidRDefault="00690BC9" w:rsidP="001376D1">
      <w:pPr>
        <w:widowControl w:val="0"/>
        <w:autoSpaceDE w:val="0"/>
        <w:autoSpaceDN w:val="0"/>
        <w:adjustRightInd w:val="0"/>
        <w:spacing w:line="360" w:lineRule="auto"/>
        <w:ind w:firstLine="567"/>
        <w:jc w:val="both"/>
        <w:rPr>
          <w:rFonts w:eastAsia="Calibri"/>
          <w:color w:val="000000" w:themeColor="text1"/>
          <w:sz w:val="26"/>
          <w:szCs w:val="26"/>
          <w:lang w:val="vi-VN"/>
        </w:rPr>
      </w:pPr>
      <w:r w:rsidRPr="00CF3573">
        <w:rPr>
          <w:rFonts w:eastAsia="Calibri"/>
          <w:color w:val="000000" w:themeColor="text1"/>
          <w:sz w:val="26"/>
          <w:szCs w:val="26"/>
        </w:rPr>
        <w:t xml:space="preserve">Tôi là </w:t>
      </w:r>
      <w:r w:rsidR="008905DA">
        <w:rPr>
          <w:rFonts w:eastAsia="Calibri"/>
          <w:b/>
          <w:color w:val="000000" w:themeColor="text1"/>
          <w:sz w:val="26"/>
          <w:szCs w:val="26"/>
        </w:rPr>
        <w:t>….</w:t>
      </w:r>
      <w:r w:rsidRPr="00CF3573">
        <w:rPr>
          <w:rFonts w:eastAsia="Calibri"/>
          <w:color w:val="000000" w:themeColor="text1"/>
          <w:sz w:val="26"/>
          <w:szCs w:val="26"/>
        </w:rPr>
        <w:t xml:space="preserve">, học viên </w:t>
      </w:r>
      <w:r w:rsidR="008905DA">
        <w:rPr>
          <w:rFonts w:eastAsia="Calibri"/>
          <w:color w:val="000000" w:themeColor="text1"/>
          <w:sz w:val="26"/>
          <w:szCs w:val="26"/>
        </w:rPr>
        <w:t>….</w:t>
      </w:r>
      <w:r w:rsidR="003521B3" w:rsidRPr="00CF3573">
        <w:rPr>
          <w:rFonts w:eastAsia="Calibri"/>
          <w:color w:val="000000" w:themeColor="text1"/>
          <w:sz w:val="26"/>
          <w:szCs w:val="26"/>
          <w:lang w:val="vi-VN"/>
        </w:rPr>
        <w:t>,</w:t>
      </w:r>
      <w:r w:rsidRPr="00CF3573">
        <w:rPr>
          <w:rFonts w:eastAsia="Calibri"/>
          <w:color w:val="000000" w:themeColor="text1"/>
          <w:sz w:val="26"/>
          <w:szCs w:val="26"/>
        </w:rPr>
        <w:t xml:space="preserve"> Trường Đại học Y Hà Nội, chuyên ngành Nhãn khoa, xin cam đoan: </w:t>
      </w:r>
    </w:p>
    <w:p w14:paraId="24EC6400" w14:textId="05B9A04E" w:rsidR="00690BC9" w:rsidRPr="00CF3573" w:rsidRDefault="00690BC9" w:rsidP="001376D1">
      <w:pPr>
        <w:widowControl w:val="0"/>
        <w:numPr>
          <w:ilvl w:val="0"/>
          <w:numId w:val="45"/>
        </w:numPr>
        <w:tabs>
          <w:tab w:val="left" w:pos="220"/>
          <w:tab w:val="left" w:pos="720"/>
        </w:tabs>
        <w:autoSpaceDE w:val="0"/>
        <w:autoSpaceDN w:val="0"/>
        <w:adjustRightInd w:val="0"/>
        <w:spacing w:line="360" w:lineRule="auto"/>
        <w:ind w:left="709" w:hanging="426"/>
        <w:jc w:val="both"/>
        <w:rPr>
          <w:rFonts w:eastAsia="Calibri"/>
          <w:color w:val="000000" w:themeColor="text1"/>
          <w:sz w:val="26"/>
          <w:szCs w:val="26"/>
        </w:rPr>
      </w:pPr>
      <w:r w:rsidRPr="00CF3573">
        <w:rPr>
          <w:rFonts w:eastAsia="Calibri"/>
          <w:color w:val="000000" w:themeColor="text1"/>
          <w:sz w:val="26"/>
          <w:szCs w:val="26"/>
        </w:rPr>
        <w:t xml:space="preserve">Đây là luận văn do bản thân tôi trực tiếp thực hiện dưới sự hướng dẫn của </w:t>
      </w:r>
      <w:r w:rsidR="008905DA">
        <w:rPr>
          <w:rFonts w:eastAsia="Calibri"/>
          <w:b/>
          <w:color w:val="000000" w:themeColor="text1"/>
          <w:sz w:val="26"/>
          <w:szCs w:val="26"/>
        </w:rPr>
        <w:t>…..</w:t>
      </w:r>
    </w:p>
    <w:p w14:paraId="1BC51291" w14:textId="77777777" w:rsidR="00690BC9" w:rsidRPr="00CF3573" w:rsidRDefault="00690BC9" w:rsidP="001376D1">
      <w:pPr>
        <w:widowControl w:val="0"/>
        <w:numPr>
          <w:ilvl w:val="0"/>
          <w:numId w:val="45"/>
        </w:numPr>
        <w:tabs>
          <w:tab w:val="left" w:pos="220"/>
          <w:tab w:val="left" w:pos="720"/>
        </w:tabs>
        <w:autoSpaceDE w:val="0"/>
        <w:autoSpaceDN w:val="0"/>
        <w:adjustRightInd w:val="0"/>
        <w:spacing w:line="360" w:lineRule="auto"/>
        <w:ind w:left="709" w:hanging="426"/>
        <w:jc w:val="both"/>
        <w:rPr>
          <w:rFonts w:eastAsia="Calibri"/>
          <w:color w:val="000000" w:themeColor="text1"/>
          <w:sz w:val="26"/>
          <w:szCs w:val="26"/>
        </w:rPr>
      </w:pPr>
      <w:r w:rsidRPr="00CF3573">
        <w:rPr>
          <w:rFonts w:eastAsia="Calibri"/>
          <w:color w:val="000000" w:themeColor="text1"/>
          <w:sz w:val="26"/>
          <w:szCs w:val="26"/>
        </w:rPr>
        <w:t>Công trình này không trùng lặp với bất kỳ nghiên cứu nào khác đã được công bố tại Việt Nam.</w:t>
      </w:r>
    </w:p>
    <w:p w14:paraId="726611D9" w14:textId="77777777" w:rsidR="00690BC9" w:rsidRPr="00CF3573" w:rsidRDefault="00690BC9" w:rsidP="001376D1">
      <w:pPr>
        <w:widowControl w:val="0"/>
        <w:numPr>
          <w:ilvl w:val="0"/>
          <w:numId w:val="45"/>
        </w:numPr>
        <w:tabs>
          <w:tab w:val="left" w:pos="220"/>
          <w:tab w:val="left" w:pos="720"/>
        </w:tabs>
        <w:autoSpaceDE w:val="0"/>
        <w:autoSpaceDN w:val="0"/>
        <w:adjustRightInd w:val="0"/>
        <w:spacing w:line="360" w:lineRule="auto"/>
        <w:ind w:left="709" w:hanging="426"/>
        <w:jc w:val="both"/>
        <w:rPr>
          <w:rFonts w:eastAsia="Calibri"/>
          <w:color w:val="000000" w:themeColor="text1"/>
          <w:sz w:val="26"/>
          <w:szCs w:val="26"/>
        </w:rPr>
      </w:pPr>
      <w:r w:rsidRPr="00CF3573">
        <w:rPr>
          <w:rFonts w:eastAsia="Calibri"/>
          <w:color w:val="000000" w:themeColor="text1"/>
          <w:sz w:val="26"/>
          <w:szCs w:val="26"/>
        </w:rPr>
        <w:t>Các số liệu và thông tin trong nghiên cứu là hoàn toàn chính xác, trung thực và khách quan, đã được xác nhận và chấp thuận của cơ sở nơi nghiên cứu.</w:t>
      </w:r>
    </w:p>
    <w:p w14:paraId="50C7B57B" w14:textId="77777777" w:rsidR="00690BC9" w:rsidRPr="00CF3573" w:rsidRDefault="00690BC9" w:rsidP="001376D1">
      <w:pPr>
        <w:widowControl w:val="0"/>
        <w:tabs>
          <w:tab w:val="left" w:pos="220"/>
          <w:tab w:val="left" w:pos="720"/>
        </w:tabs>
        <w:autoSpaceDE w:val="0"/>
        <w:autoSpaceDN w:val="0"/>
        <w:adjustRightInd w:val="0"/>
        <w:spacing w:line="360" w:lineRule="auto"/>
        <w:ind w:firstLine="221"/>
        <w:jc w:val="both"/>
        <w:rPr>
          <w:rFonts w:eastAsia="Calibri"/>
          <w:color w:val="000000" w:themeColor="text1"/>
          <w:sz w:val="26"/>
          <w:szCs w:val="26"/>
        </w:rPr>
      </w:pPr>
      <w:r w:rsidRPr="00CF3573">
        <w:rPr>
          <w:rFonts w:eastAsia="Calibri"/>
          <w:color w:val="000000" w:themeColor="text1"/>
          <w:sz w:val="26"/>
          <w:szCs w:val="26"/>
        </w:rPr>
        <w:t>Tôi xin hoàn toàn chịu trách nhiệm trước pháp luật về những cam kết này.</w:t>
      </w:r>
    </w:p>
    <w:p w14:paraId="188A0F12" w14:textId="77777777" w:rsidR="00690BC9" w:rsidRPr="00CF3573" w:rsidRDefault="00690BC9" w:rsidP="001376D1">
      <w:pPr>
        <w:widowControl w:val="0"/>
        <w:tabs>
          <w:tab w:val="left" w:pos="220"/>
          <w:tab w:val="left" w:pos="720"/>
        </w:tabs>
        <w:autoSpaceDE w:val="0"/>
        <w:autoSpaceDN w:val="0"/>
        <w:adjustRightInd w:val="0"/>
        <w:spacing w:line="360" w:lineRule="auto"/>
        <w:ind w:firstLine="221"/>
        <w:jc w:val="both"/>
        <w:rPr>
          <w:rFonts w:eastAsia="Calibri"/>
          <w:color w:val="000000" w:themeColor="text1"/>
          <w:sz w:val="26"/>
          <w:szCs w:val="26"/>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499"/>
      </w:tblGrid>
      <w:tr w:rsidR="00690BC9" w:rsidRPr="00CF3573" w14:paraId="69543EBC" w14:textId="77777777" w:rsidTr="00206FE8">
        <w:trPr>
          <w:jc w:val="center"/>
        </w:trPr>
        <w:tc>
          <w:tcPr>
            <w:tcW w:w="4077" w:type="dxa"/>
          </w:tcPr>
          <w:p w14:paraId="0370E1C9" w14:textId="77777777" w:rsidR="00690BC9" w:rsidRPr="00CF3573" w:rsidRDefault="00690BC9" w:rsidP="001376D1">
            <w:pPr>
              <w:tabs>
                <w:tab w:val="left" w:pos="284"/>
              </w:tabs>
              <w:spacing w:line="360" w:lineRule="auto"/>
              <w:jc w:val="both"/>
              <w:rPr>
                <w:i/>
                <w:color w:val="000000" w:themeColor="text1"/>
                <w:sz w:val="26"/>
                <w:szCs w:val="26"/>
              </w:rPr>
            </w:pPr>
          </w:p>
        </w:tc>
        <w:tc>
          <w:tcPr>
            <w:tcW w:w="4499" w:type="dxa"/>
          </w:tcPr>
          <w:p w14:paraId="31D7A42A" w14:textId="77777777" w:rsidR="003521B3" w:rsidRPr="00CF3573" w:rsidRDefault="003521B3" w:rsidP="001376D1">
            <w:pPr>
              <w:tabs>
                <w:tab w:val="left" w:pos="284"/>
              </w:tabs>
              <w:spacing w:line="360" w:lineRule="auto"/>
              <w:jc w:val="center"/>
              <w:rPr>
                <w:i/>
                <w:color w:val="000000" w:themeColor="text1"/>
                <w:sz w:val="26"/>
                <w:szCs w:val="26"/>
                <w:lang w:val="vi-VN"/>
              </w:rPr>
            </w:pPr>
            <w:r w:rsidRPr="00CF3573">
              <w:rPr>
                <w:i/>
                <w:color w:val="000000" w:themeColor="text1"/>
                <w:sz w:val="26"/>
                <w:szCs w:val="26"/>
              </w:rPr>
              <w:t xml:space="preserve">Hà Nội, ngày </w:t>
            </w:r>
            <w:r w:rsidRPr="00CF3573">
              <w:rPr>
                <w:i/>
                <w:color w:val="000000" w:themeColor="text1"/>
                <w:sz w:val="26"/>
                <w:szCs w:val="26"/>
                <w:lang w:val="vi-VN"/>
              </w:rPr>
              <w:t>13</w:t>
            </w:r>
            <w:r w:rsidRPr="00CF3573">
              <w:rPr>
                <w:i/>
                <w:color w:val="000000" w:themeColor="text1"/>
                <w:sz w:val="26"/>
                <w:szCs w:val="26"/>
              </w:rPr>
              <w:t xml:space="preserve"> tháng </w:t>
            </w:r>
            <w:r w:rsidRPr="00CF3573">
              <w:rPr>
                <w:i/>
                <w:color w:val="000000" w:themeColor="text1"/>
                <w:sz w:val="26"/>
                <w:szCs w:val="26"/>
                <w:lang w:val="vi-VN"/>
              </w:rPr>
              <w:t>08</w:t>
            </w:r>
            <w:r w:rsidRPr="00CF3573">
              <w:rPr>
                <w:i/>
                <w:color w:val="000000" w:themeColor="text1"/>
                <w:sz w:val="26"/>
                <w:szCs w:val="26"/>
              </w:rPr>
              <w:t xml:space="preserve"> năm </w:t>
            </w:r>
            <w:r w:rsidRPr="00CF3573">
              <w:rPr>
                <w:i/>
                <w:color w:val="000000" w:themeColor="text1"/>
                <w:sz w:val="26"/>
                <w:szCs w:val="26"/>
                <w:lang w:val="vi-VN"/>
              </w:rPr>
              <w:t>2026</w:t>
            </w:r>
          </w:p>
          <w:p w14:paraId="38C19B5A" w14:textId="77777777" w:rsidR="003521B3" w:rsidRPr="00CF3573" w:rsidRDefault="003521B3" w:rsidP="001376D1">
            <w:pPr>
              <w:tabs>
                <w:tab w:val="left" w:pos="284"/>
              </w:tabs>
              <w:spacing w:line="360" w:lineRule="auto"/>
              <w:jc w:val="center"/>
              <w:rPr>
                <w:b/>
                <w:color w:val="000000" w:themeColor="text1"/>
                <w:sz w:val="26"/>
                <w:szCs w:val="26"/>
                <w:lang w:val="vi-VN"/>
              </w:rPr>
            </w:pPr>
            <w:r w:rsidRPr="00CF3573">
              <w:rPr>
                <w:b/>
                <w:color w:val="000000" w:themeColor="text1"/>
                <w:sz w:val="26"/>
                <w:szCs w:val="26"/>
              </w:rPr>
              <w:t>Học viên</w:t>
            </w:r>
          </w:p>
          <w:p w14:paraId="76719918" w14:textId="77777777" w:rsidR="003521B3" w:rsidRPr="00CF3573" w:rsidRDefault="003521B3" w:rsidP="001376D1">
            <w:pPr>
              <w:tabs>
                <w:tab w:val="left" w:pos="284"/>
              </w:tabs>
              <w:spacing w:line="360" w:lineRule="auto"/>
              <w:jc w:val="center"/>
              <w:rPr>
                <w:b/>
                <w:color w:val="000000" w:themeColor="text1"/>
                <w:sz w:val="26"/>
                <w:szCs w:val="26"/>
              </w:rPr>
            </w:pPr>
          </w:p>
          <w:p w14:paraId="7F0B1FE8" w14:textId="77777777" w:rsidR="003521B3" w:rsidRPr="00CF3573" w:rsidRDefault="003521B3" w:rsidP="001376D1">
            <w:pPr>
              <w:tabs>
                <w:tab w:val="left" w:pos="284"/>
              </w:tabs>
              <w:spacing w:line="360" w:lineRule="auto"/>
              <w:jc w:val="center"/>
              <w:rPr>
                <w:b/>
                <w:color w:val="000000" w:themeColor="text1"/>
                <w:sz w:val="26"/>
                <w:szCs w:val="26"/>
              </w:rPr>
            </w:pPr>
          </w:p>
          <w:p w14:paraId="7B00A302" w14:textId="77777777" w:rsidR="003521B3" w:rsidRPr="00CF3573" w:rsidRDefault="003521B3" w:rsidP="001376D1">
            <w:pPr>
              <w:tabs>
                <w:tab w:val="left" w:pos="284"/>
              </w:tabs>
              <w:spacing w:line="360" w:lineRule="auto"/>
              <w:jc w:val="center"/>
              <w:rPr>
                <w:b/>
                <w:color w:val="000000" w:themeColor="text1"/>
                <w:sz w:val="26"/>
                <w:szCs w:val="26"/>
                <w:lang w:val="vi-VN"/>
              </w:rPr>
            </w:pPr>
          </w:p>
          <w:p w14:paraId="61BB4BB5" w14:textId="3745C0C0" w:rsidR="00690BC9" w:rsidRPr="008905DA" w:rsidRDefault="008905DA" w:rsidP="001376D1">
            <w:pPr>
              <w:tabs>
                <w:tab w:val="left" w:pos="284"/>
              </w:tabs>
              <w:spacing w:line="360" w:lineRule="auto"/>
              <w:jc w:val="center"/>
              <w:rPr>
                <w:b/>
                <w:color w:val="000000" w:themeColor="text1"/>
                <w:sz w:val="26"/>
                <w:szCs w:val="26"/>
              </w:rPr>
            </w:pPr>
            <w:r>
              <w:rPr>
                <w:b/>
                <w:color w:val="000000" w:themeColor="text1"/>
                <w:sz w:val="26"/>
                <w:szCs w:val="26"/>
              </w:rPr>
              <w:t>…….</w:t>
            </w:r>
          </w:p>
        </w:tc>
      </w:tr>
    </w:tbl>
    <w:p w14:paraId="5FF7A649" w14:textId="77777777" w:rsidR="00690BC9" w:rsidRPr="00CF3573" w:rsidRDefault="00690BC9" w:rsidP="001376D1">
      <w:pPr>
        <w:spacing w:line="360" w:lineRule="auto"/>
        <w:jc w:val="both"/>
        <w:rPr>
          <w:rFonts w:eastAsia="Calibri"/>
          <w:color w:val="000000" w:themeColor="text1"/>
          <w:sz w:val="26"/>
          <w:szCs w:val="26"/>
        </w:rPr>
      </w:pPr>
    </w:p>
    <w:p w14:paraId="21918BA1" w14:textId="0F35A974" w:rsidR="00690BC9" w:rsidRPr="00CF3573" w:rsidRDefault="00690BC9" w:rsidP="001376D1">
      <w:pPr>
        <w:spacing w:line="360" w:lineRule="auto"/>
        <w:jc w:val="both"/>
        <w:rPr>
          <w:rFonts w:eastAsia="MS Mincho"/>
          <w:b/>
          <w:bCs/>
          <w:color w:val="000000" w:themeColor="text1"/>
          <w:sz w:val="26"/>
          <w:szCs w:val="26"/>
          <w:lang w:val="vi-VN"/>
        </w:rPr>
      </w:pPr>
      <w:r w:rsidRPr="00CF3573">
        <w:rPr>
          <w:rFonts w:eastAsia="MS Mincho"/>
          <w:color w:val="000000" w:themeColor="text1"/>
          <w:sz w:val="26"/>
          <w:szCs w:val="26"/>
          <w:lang w:val="de-DE"/>
        </w:rPr>
        <w:br w:type="page"/>
      </w:r>
    </w:p>
    <w:p w14:paraId="5C6A7DBB" w14:textId="7C4776FC" w:rsidR="00EC1C64" w:rsidRPr="00EC1C64" w:rsidRDefault="00EC1C64" w:rsidP="00EC1C64">
      <w:pPr>
        <w:tabs>
          <w:tab w:val="left" w:pos="3480"/>
        </w:tabs>
        <w:spacing w:after="160" w:line="259" w:lineRule="auto"/>
        <w:rPr>
          <w:b/>
          <w:bCs/>
          <w:color w:val="000000" w:themeColor="text1"/>
          <w:sz w:val="28"/>
          <w:szCs w:val="28"/>
        </w:rPr>
      </w:pPr>
      <w:bookmarkStart w:id="22" w:name="_Toc237537049"/>
      <w:bookmarkStart w:id="23" w:name="_Toc237841991"/>
      <w:bookmarkStart w:id="24" w:name="_Toc238279143"/>
      <w:r>
        <w:rPr>
          <w:color w:val="000000" w:themeColor="text1"/>
        </w:rPr>
        <w:lastRenderedPageBreak/>
        <w:tab/>
      </w:r>
      <w:r w:rsidRPr="00EC1C64">
        <w:rPr>
          <w:b/>
          <w:bCs/>
          <w:color w:val="000000" w:themeColor="text1"/>
          <w:sz w:val="28"/>
          <w:szCs w:val="28"/>
        </w:rPr>
        <w:t>MỤC LỤC</w:t>
      </w:r>
    </w:p>
    <w:p w14:paraId="52DACEFA" w14:textId="6C6ABACC" w:rsidR="00EC1C64" w:rsidRPr="00EC1C64" w:rsidRDefault="00EC1C64">
      <w:pPr>
        <w:spacing w:after="160" w:line="259" w:lineRule="auto"/>
        <w:rPr>
          <w:rFonts w:eastAsiaTheme="majorEastAsia"/>
          <w:b/>
          <w:color w:val="000000" w:themeColor="text1"/>
          <w:sz w:val="28"/>
          <w:szCs w:val="26"/>
          <w:lang w:val="vi-VN" w:eastAsia="ja-JP"/>
        </w:rPr>
      </w:pPr>
      <w:r w:rsidRPr="00EC1C64">
        <w:br w:type="page"/>
      </w:r>
    </w:p>
    <w:p w14:paraId="3E69773B" w14:textId="0F2328A4" w:rsidR="006B30CA" w:rsidRPr="00CF3573" w:rsidRDefault="006B30CA" w:rsidP="00C971D9">
      <w:pPr>
        <w:pStyle w:val="1a"/>
        <w:rPr>
          <w:color w:val="000000" w:themeColor="text1"/>
        </w:rPr>
      </w:pPr>
      <w:r w:rsidRPr="00CF3573">
        <w:rPr>
          <w:color w:val="000000" w:themeColor="text1"/>
        </w:rPr>
        <w:lastRenderedPageBreak/>
        <w:t>DANH MỤC CHỮ VIẾT TẮT</w:t>
      </w:r>
      <w:bookmarkEnd w:id="13"/>
      <w:bookmarkEnd w:id="22"/>
      <w:bookmarkEnd w:id="23"/>
      <w:bookmarkEnd w:id="24"/>
    </w:p>
    <w:p w14:paraId="2D106092" w14:textId="77777777" w:rsidR="0077081F" w:rsidRPr="00CF3573" w:rsidRDefault="0077081F" w:rsidP="00B73182">
      <w:pPr>
        <w:spacing w:line="360" w:lineRule="auto"/>
        <w:jc w:val="both"/>
        <w:rPr>
          <w:color w:val="000000" w:themeColor="text1"/>
          <w:sz w:val="26"/>
          <w:szCs w:val="26"/>
        </w:rPr>
      </w:pPr>
    </w:p>
    <w:tbl>
      <w:tblPr>
        <w:tblStyle w:val="TableGrid"/>
        <w:tblW w:w="8934" w:type="dxa"/>
        <w:jc w:val="center"/>
        <w:tblLayout w:type="fixed"/>
        <w:tblLook w:val="04A0" w:firstRow="1" w:lastRow="0" w:firstColumn="1" w:lastColumn="0" w:noHBand="0" w:noVBand="1"/>
      </w:tblPr>
      <w:tblGrid>
        <w:gridCol w:w="1495"/>
        <w:gridCol w:w="3437"/>
        <w:gridCol w:w="4002"/>
      </w:tblGrid>
      <w:tr w:rsidR="00CF3573" w:rsidRPr="00CF3573" w14:paraId="5D84C293" w14:textId="77777777" w:rsidTr="003521B3">
        <w:trPr>
          <w:cantSplit/>
          <w:trHeight w:val="729"/>
          <w:tblHeader/>
          <w:jc w:val="center"/>
        </w:trPr>
        <w:tc>
          <w:tcPr>
            <w:tcW w:w="1495" w:type="dxa"/>
            <w:tcBorders>
              <w:top w:val="single" w:sz="6" w:space="0" w:color="B7B7B7"/>
              <w:left w:val="single" w:sz="6" w:space="0" w:color="B7B7B7"/>
              <w:bottom w:val="single" w:sz="6" w:space="0" w:color="B7B7B7"/>
              <w:right w:val="single" w:sz="6" w:space="0" w:color="B7B7B7"/>
            </w:tcBorders>
            <w:shd w:val="clear" w:color="auto" w:fill="E7E6E6"/>
            <w:tcMar>
              <w:top w:w="35" w:type="dxa"/>
              <w:left w:w="80" w:type="dxa"/>
              <w:bottom w:w="35" w:type="dxa"/>
              <w:right w:w="80" w:type="dxa"/>
            </w:tcMar>
            <w:vAlign w:val="center"/>
          </w:tcPr>
          <w:p w14:paraId="47325C84" w14:textId="77777777" w:rsidR="00786434" w:rsidRPr="00CF3573" w:rsidRDefault="00786434" w:rsidP="00B73182">
            <w:pPr>
              <w:spacing w:line="360" w:lineRule="auto"/>
              <w:jc w:val="center"/>
              <w:rPr>
                <w:color w:val="000000" w:themeColor="text1"/>
                <w:kern w:val="0"/>
                <w:sz w:val="26"/>
                <w:szCs w:val="26"/>
              </w:rPr>
            </w:pPr>
            <w:r w:rsidRPr="00CF3573">
              <w:rPr>
                <w:b/>
                <w:color w:val="000000" w:themeColor="text1"/>
                <w:kern w:val="0"/>
                <w:sz w:val="26"/>
                <w:szCs w:val="26"/>
              </w:rPr>
              <w:t>Chữ viết tắt</w:t>
            </w:r>
          </w:p>
        </w:tc>
        <w:tc>
          <w:tcPr>
            <w:tcW w:w="3437" w:type="dxa"/>
            <w:tcBorders>
              <w:top w:val="single" w:sz="6" w:space="0" w:color="B7B7B7"/>
              <w:left w:val="single" w:sz="6" w:space="0" w:color="B7B7B7"/>
              <w:bottom w:val="single" w:sz="6" w:space="0" w:color="B7B7B7"/>
              <w:right w:val="single" w:sz="6" w:space="0" w:color="B7B7B7"/>
            </w:tcBorders>
            <w:shd w:val="clear" w:color="auto" w:fill="E7E6E6"/>
            <w:tcMar>
              <w:top w:w="35" w:type="dxa"/>
              <w:left w:w="80" w:type="dxa"/>
              <w:bottom w:w="35" w:type="dxa"/>
              <w:right w:w="80" w:type="dxa"/>
            </w:tcMar>
            <w:vAlign w:val="center"/>
          </w:tcPr>
          <w:p w14:paraId="721411B0" w14:textId="77777777" w:rsidR="00786434" w:rsidRPr="00CF3573" w:rsidRDefault="00786434" w:rsidP="00B73182">
            <w:pPr>
              <w:spacing w:line="360" w:lineRule="auto"/>
              <w:jc w:val="center"/>
              <w:rPr>
                <w:color w:val="000000" w:themeColor="text1"/>
                <w:kern w:val="0"/>
                <w:sz w:val="26"/>
                <w:szCs w:val="26"/>
              </w:rPr>
            </w:pPr>
            <w:r w:rsidRPr="00CF3573">
              <w:rPr>
                <w:b/>
                <w:color w:val="000000" w:themeColor="text1"/>
                <w:kern w:val="0"/>
                <w:sz w:val="26"/>
                <w:szCs w:val="26"/>
              </w:rPr>
              <w:t>Tiếng Anh</w:t>
            </w:r>
          </w:p>
        </w:tc>
        <w:tc>
          <w:tcPr>
            <w:tcW w:w="4002" w:type="dxa"/>
            <w:tcBorders>
              <w:top w:val="single" w:sz="6" w:space="0" w:color="B7B7B7"/>
              <w:left w:val="single" w:sz="6" w:space="0" w:color="B7B7B7"/>
              <w:bottom w:val="single" w:sz="6" w:space="0" w:color="B7B7B7"/>
              <w:right w:val="single" w:sz="6" w:space="0" w:color="B7B7B7"/>
            </w:tcBorders>
            <w:shd w:val="clear" w:color="auto" w:fill="E7E6E6"/>
            <w:tcMar>
              <w:top w:w="35" w:type="dxa"/>
              <w:left w:w="80" w:type="dxa"/>
              <w:bottom w:w="35" w:type="dxa"/>
              <w:right w:w="80" w:type="dxa"/>
            </w:tcMar>
            <w:vAlign w:val="center"/>
          </w:tcPr>
          <w:p w14:paraId="06F76FB2" w14:textId="77777777" w:rsidR="00786434" w:rsidRPr="00CF3573" w:rsidRDefault="00786434" w:rsidP="00B73182">
            <w:pPr>
              <w:spacing w:line="360" w:lineRule="auto"/>
              <w:jc w:val="center"/>
              <w:rPr>
                <w:color w:val="000000" w:themeColor="text1"/>
                <w:kern w:val="0"/>
                <w:sz w:val="26"/>
                <w:szCs w:val="26"/>
              </w:rPr>
            </w:pPr>
            <w:r w:rsidRPr="00CF3573">
              <w:rPr>
                <w:b/>
                <w:color w:val="000000" w:themeColor="text1"/>
                <w:kern w:val="0"/>
                <w:sz w:val="26"/>
                <w:szCs w:val="26"/>
              </w:rPr>
              <w:t>Tiếng Việt</w:t>
            </w:r>
          </w:p>
        </w:tc>
      </w:tr>
      <w:tr w:rsidR="00CF3573" w:rsidRPr="00CF3573" w14:paraId="09AB591B" w14:textId="77777777" w:rsidTr="003521B3">
        <w:trPr>
          <w:cantSplit/>
          <w:jc w:val="center"/>
        </w:trPr>
        <w:tc>
          <w:tcPr>
            <w:tcW w:w="1495"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4929631C"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ABCD</w:t>
            </w:r>
          </w:p>
        </w:tc>
        <w:tc>
          <w:tcPr>
            <w:tcW w:w="3437"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53CBFD9D" w14:textId="77777777" w:rsidR="00786434" w:rsidRPr="00CF3573" w:rsidRDefault="00786434" w:rsidP="00B73182">
            <w:pPr>
              <w:spacing w:line="360" w:lineRule="auto"/>
              <w:rPr>
                <w:color w:val="000000" w:themeColor="text1"/>
                <w:kern w:val="0"/>
                <w:sz w:val="26"/>
                <w:szCs w:val="26"/>
              </w:rPr>
            </w:pPr>
            <w:r w:rsidRPr="00CF3573">
              <w:rPr>
                <w:i/>
                <w:color w:val="000000" w:themeColor="text1"/>
                <w:kern w:val="0"/>
                <w:sz w:val="26"/>
                <w:szCs w:val="26"/>
              </w:rPr>
              <w:t>Belin ABCD Keratoconus Grading System</w:t>
            </w:r>
          </w:p>
        </w:tc>
        <w:tc>
          <w:tcPr>
            <w:tcW w:w="4002"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53CD6512"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Hệ thống phân độ giác mạc chóp ABCD của Belin</w:t>
            </w:r>
          </w:p>
        </w:tc>
      </w:tr>
      <w:tr w:rsidR="00CF3573" w:rsidRPr="00CF3573" w14:paraId="73EAB86A" w14:textId="77777777" w:rsidTr="003521B3">
        <w:trPr>
          <w:cantSplit/>
          <w:jc w:val="center"/>
        </w:trPr>
        <w:tc>
          <w:tcPr>
            <w:tcW w:w="1495"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0D861410"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ARC</w:t>
            </w:r>
          </w:p>
        </w:tc>
        <w:tc>
          <w:tcPr>
            <w:tcW w:w="3437"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6BBC6694" w14:textId="77777777" w:rsidR="00786434" w:rsidRPr="00CF3573" w:rsidRDefault="00786434" w:rsidP="00B73182">
            <w:pPr>
              <w:spacing w:line="360" w:lineRule="auto"/>
              <w:rPr>
                <w:color w:val="000000" w:themeColor="text1"/>
                <w:kern w:val="0"/>
                <w:sz w:val="26"/>
                <w:szCs w:val="26"/>
              </w:rPr>
            </w:pPr>
            <w:r w:rsidRPr="00CF3573">
              <w:rPr>
                <w:i/>
                <w:color w:val="000000" w:themeColor="text1"/>
                <w:kern w:val="0"/>
                <w:sz w:val="26"/>
                <w:szCs w:val="26"/>
              </w:rPr>
              <w:t>Anterior Radius of Curvature</w:t>
            </w:r>
          </w:p>
        </w:tc>
        <w:tc>
          <w:tcPr>
            <w:tcW w:w="4002"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35B82185"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Bán kính cong mặt trước giác mạc</w:t>
            </w:r>
          </w:p>
        </w:tc>
      </w:tr>
      <w:tr w:rsidR="00CF3573" w:rsidRPr="00CF3573" w14:paraId="4A8357A0" w14:textId="77777777" w:rsidTr="003521B3">
        <w:trPr>
          <w:cantSplit/>
          <w:jc w:val="center"/>
        </w:trPr>
        <w:tc>
          <w:tcPr>
            <w:tcW w:w="1495"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0EB1B731"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ART</w:t>
            </w:r>
          </w:p>
        </w:tc>
        <w:tc>
          <w:tcPr>
            <w:tcW w:w="3437"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52CD8FDE" w14:textId="77777777" w:rsidR="00786434" w:rsidRPr="00CF3573" w:rsidRDefault="00786434" w:rsidP="00B73182">
            <w:pPr>
              <w:spacing w:line="360" w:lineRule="auto"/>
              <w:rPr>
                <w:color w:val="000000" w:themeColor="text1"/>
                <w:kern w:val="0"/>
                <w:sz w:val="26"/>
                <w:szCs w:val="26"/>
              </w:rPr>
            </w:pPr>
            <w:r w:rsidRPr="00CF3573">
              <w:rPr>
                <w:i/>
                <w:color w:val="000000" w:themeColor="text1"/>
                <w:kern w:val="0"/>
                <w:sz w:val="26"/>
                <w:szCs w:val="26"/>
              </w:rPr>
              <w:t>Ambrósio Relational Thickness</w:t>
            </w:r>
          </w:p>
        </w:tc>
        <w:tc>
          <w:tcPr>
            <w:tcW w:w="4002"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331512EA"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Chỉ số độ dày tương quan Ambrósio</w:t>
            </w:r>
          </w:p>
        </w:tc>
      </w:tr>
    </w:tbl>
    <w:p w14:paraId="2F09A003" w14:textId="165D2A0E" w:rsidR="00D314AE" w:rsidRPr="00CF3573" w:rsidRDefault="006B30CA" w:rsidP="00EC1C64">
      <w:pPr>
        <w:pStyle w:val="1a"/>
        <w:spacing w:line="240" w:lineRule="auto"/>
        <w:rPr>
          <w:color w:val="000000" w:themeColor="text1"/>
          <w:lang w:val="en-US"/>
        </w:rPr>
      </w:pPr>
      <w:r w:rsidRPr="00CF3573">
        <w:rPr>
          <w:color w:val="000000" w:themeColor="text1"/>
        </w:rPr>
        <w:br w:type="column"/>
      </w:r>
    </w:p>
    <w:p w14:paraId="38B56A3F" w14:textId="77777777" w:rsidR="00EC1C64" w:rsidRDefault="00EC1C64">
      <w:pPr>
        <w:spacing w:after="160" w:line="259" w:lineRule="auto"/>
        <w:rPr>
          <w:rFonts w:eastAsiaTheme="majorEastAsia"/>
          <w:b/>
          <w:webHidden/>
          <w:color w:val="000000" w:themeColor="text1"/>
          <w:sz w:val="28"/>
          <w:szCs w:val="26"/>
          <w:lang w:val="vi-VN" w:eastAsia="ja-JP"/>
        </w:rPr>
      </w:pPr>
      <w:bookmarkStart w:id="25" w:name="_Toc220655215"/>
      <w:bookmarkStart w:id="26" w:name="_Toc237515074"/>
      <w:bookmarkStart w:id="27" w:name="_Toc237537051"/>
      <w:bookmarkStart w:id="28" w:name="_Toc237841993"/>
      <w:bookmarkStart w:id="29" w:name="_Toc238279145"/>
      <w:r>
        <w:rPr>
          <w:webHidden/>
          <w:color w:val="000000" w:themeColor="text1"/>
        </w:rPr>
        <w:br w:type="page"/>
      </w:r>
    </w:p>
    <w:p w14:paraId="34B851AF" w14:textId="64269F2D" w:rsidR="008905DA" w:rsidRDefault="00F9772E" w:rsidP="00D314AE">
      <w:pPr>
        <w:pStyle w:val="1a"/>
        <w:rPr>
          <w:webHidden/>
          <w:color w:val="000000" w:themeColor="text1"/>
        </w:rPr>
      </w:pPr>
      <w:r w:rsidRPr="00CF3573">
        <w:rPr>
          <w:webHidden/>
          <w:color w:val="000000" w:themeColor="text1"/>
        </w:rPr>
        <w:lastRenderedPageBreak/>
        <w:t>DANH MỤC BẢNG</w:t>
      </w:r>
      <w:bookmarkEnd w:id="25"/>
      <w:bookmarkEnd w:id="26"/>
      <w:bookmarkEnd w:id="27"/>
      <w:bookmarkEnd w:id="28"/>
      <w:bookmarkEnd w:id="29"/>
    </w:p>
    <w:p w14:paraId="633BF2D3" w14:textId="77777777" w:rsidR="008905DA" w:rsidRDefault="008905DA">
      <w:pPr>
        <w:spacing w:after="160" w:line="259" w:lineRule="auto"/>
        <w:rPr>
          <w:rFonts w:eastAsiaTheme="majorEastAsia"/>
          <w:b/>
          <w:webHidden/>
          <w:color w:val="000000" w:themeColor="text1"/>
          <w:sz w:val="28"/>
          <w:szCs w:val="26"/>
          <w:lang w:val="vi-VN" w:eastAsia="ja-JP"/>
        </w:rPr>
      </w:pPr>
      <w:r>
        <w:rPr>
          <w:webHidden/>
          <w:color w:val="000000" w:themeColor="text1"/>
        </w:rPr>
        <w:br w:type="page"/>
      </w:r>
    </w:p>
    <w:p w14:paraId="507A7BFC" w14:textId="77777777" w:rsidR="00D54F74" w:rsidRPr="00CF3573" w:rsidRDefault="00D54F74" w:rsidP="00D314AE">
      <w:pPr>
        <w:pStyle w:val="1a"/>
        <w:rPr>
          <w:webHidden/>
          <w:color w:val="000000" w:themeColor="text1"/>
          <w:lang w:val="en-US"/>
        </w:rPr>
      </w:pPr>
    </w:p>
    <w:p w14:paraId="45281339" w14:textId="11BAC8E1" w:rsidR="00CD74DF" w:rsidRPr="00CF3573" w:rsidRDefault="009D1A82" w:rsidP="00D314AE">
      <w:pPr>
        <w:pStyle w:val="1a"/>
        <w:rPr>
          <w:color w:val="000000" w:themeColor="text1"/>
          <w:lang w:val="en-US"/>
        </w:rPr>
      </w:pPr>
      <w:bookmarkStart w:id="30" w:name="_Toc220655216"/>
      <w:bookmarkStart w:id="31" w:name="_Toc237515075"/>
      <w:bookmarkStart w:id="32" w:name="_Toc237537052"/>
      <w:bookmarkStart w:id="33" w:name="_Toc237841994"/>
      <w:bookmarkStart w:id="34" w:name="_Toc238279146"/>
      <w:r w:rsidRPr="00CF3573">
        <w:rPr>
          <w:color w:val="000000" w:themeColor="text1"/>
        </w:rPr>
        <w:t>DANH MỤC BIỂU ĐỒ</w:t>
      </w:r>
      <w:bookmarkEnd w:id="30"/>
      <w:bookmarkEnd w:id="31"/>
      <w:bookmarkEnd w:id="32"/>
      <w:bookmarkEnd w:id="33"/>
      <w:bookmarkEnd w:id="34"/>
    </w:p>
    <w:p w14:paraId="66F1CC79" w14:textId="77777777" w:rsidR="008905DA" w:rsidRDefault="008905DA">
      <w:pPr>
        <w:spacing w:after="160" w:line="259" w:lineRule="auto"/>
        <w:rPr>
          <w:rFonts w:eastAsiaTheme="majorEastAsia"/>
          <w:b/>
          <w:webHidden/>
          <w:color w:val="000000" w:themeColor="text1"/>
          <w:sz w:val="28"/>
          <w:szCs w:val="26"/>
          <w:lang w:val="vi-VN" w:eastAsia="ja-JP"/>
        </w:rPr>
      </w:pPr>
      <w:bookmarkStart w:id="35" w:name="_Toc220655217"/>
      <w:bookmarkStart w:id="36" w:name="_Toc237515076"/>
      <w:bookmarkStart w:id="37" w:name="_Toc237537053"/>
      <w:bookmarkStart w:id="38" w:name="_Toc237841995"/>
      <w:bookmarkStart w:id="39" w:name="_Toc238279147"/>
      <w:r>
        <w:rPr>
          <w:webHidden/>
          <w:color w:val="000000" w:themeColor="text1"/>
        </w:rPr>
        <w:br w:type="page"/>
      </w:r>
    </w:p>
    <w:p w14:paraId="1F05F372" w14:textId="61799786" w:rsidR="008905DA" w:rsidRPr="00CF3573" w:rsidRDefault="009D1A82" w:rsidP="008905DA">
      <w:pPr>
        <w:pStyle w:val="1a"/>
        <w:spacing w:line="480" w:lineRule="auto"/>
        <w:rPr>
          <w:color w:val="000000" w:themeColor="text1"/>
          <w:lang w:val="en-US"/>
        </w:rPr>
      </w:pPr>
      <w:r w:rsidRPr="00CF3573">
        <w:rPr>
          <w:webHidden/>
          <w:color w:val="000000" w:themeColor="text1"/>
        </w:rPr>
        <w:lastRenderedPageBreak/>
        <w:t>DANH MỤC HÌNH</w:t>
      </w:r>
      <w:bookmarkEnd w:id="35"/>
      <w:bookmarkEnd w:id="36"/>
      <w:bookmarkEnd w:id="37"/>
      <w:bookmarkEnd w:id="38"/>
      <w:bookmarkEnd w:id="39"/>
    </w:p>
    <w:p w14:paraId="138A19AE" w14:textId="1DF512D0" w:rsidR="00B32148" w:rsidRPr="00CF3573" w:rsidRDefault="00B32148" w:rsidP="00B32148">
      <w:pPr>
        <w:pStyle w:val="1a"/>
        <w:rPr>
          <w:webHidden/>
          <w:color w:val="000000" w:themeColor="text1"/>
          <w:lang w:val="en-US"/>
        </w:rPr>
      </w:pPr>
    </w:p>
    <w:p w14:paraId="2DABB0FD" w14:textId="56303C67" w:rsidR="003C4AA3" w:rsidRPr="00CF3573" w:rsidRDefault="003C4AA3" w:rsidP="00B73182">
      <w:pPr>
        <w:pStyle w:val="1a"/>
        <w:jc w:val="both"/>
        <w:rPr>
          <w:webHidden/>
          <w:color w:val="000000" w:themeColor="text1"/>
          <w:sz w:val="26"/>
          <w:lang w:val="en-US"/>
        </w:rPr>
      </w:pPr>
    </w:p>
    <w:p w14:paraId="376AA25B" w14:textId="1C1B829F" w:rsidR="003855F4" w:rsidRPr="00CF3573" w:rsidRDefault="003855F4" w:rsidP="00B73182">
      <w:pPr>
        <w:pStyle w:val="1a"/>
        <w:jc w:val="both"/>
        <w:rPr>
          <w:color w:val="000000" w:themeColor="text1"/>
          <w:sz w:val="26"/>
        </w:rPr>
        <w:sectPr w:rsidR="003855F4" w:rsidRPr="00CF3573" w:rsidSect="00C971D9">
          <w:headerReference w:type="even" r:id="rId9"/>
          <w:headerReference w:type="default" r:id="rId10"/>
          <w:headerReference w:type="first" r:id="rId11"/>
          <w:pgSz w:w="11900" w:h="16840" w:code="9"/>
          <w:pgMar w:top="1985" w:right="1134" w:bottom="1701" w:left="1985" w:header="964" w:footer="680" w:gutter="0"/>
          <w:pgNumType w:start="1"/>
          <w:cols w:space="720"/>
          <w:noEndnote/>
          <w:docGrid w:linePitch="360"/>
        </w:sectPr>
      </w:pPr>
      <w:bookmarkStart w:id="40" w:name="_Toc135990063"/>
      <w:bookmarkStart w:id="41" w:name="_Toc165418282"/>
    </w:p>
    <w:p w14:paraId="1FCFCF01" w14:textId="60BD1845" w:rsidR="00EF7975" w:rsidRPr="00CF3573" w:rsidRDefault="00D54F74" w:rsidP="00547982">
      <w:pPr>
        <w:pStyle w:val="1a"/>
        <w:spacing w:line="480" w:lineRule="auto"/>
        <w:rPr>
          <w:color w:val="000000" w:themeColor="text1"/>
        </w:rPr>
      </w:pPr>
      <w:bookmarkStart w:id="42" w:name="_Toc174543600"/>
      <w:bookmarkStart w:id="43" w:name="_Toc204525657"/>
      <w:bookmarkStart w:id="44" w:name="_Toc204525929"/>
      <w:bookmarkStart w:id="45" w:name="_Toc205222420"/>
      <w:bookmarkStart w:id="46" w:name="_Toc220655218"/>
      <w:bookmarkStart w:id="47" w:name="_Toc238279148"/>
      <w:bookmarkEnd w:id="40"/>
      <w:bookmarkEnd w:id="41"/>
      <w:r w:rsidRPr="00CF3573">
        <w:rPr>
          <w:color w:val="000000" w:themeColor="text1"/>
        </w:rPr>
        <w:lastRenderedPageBreak/>
        <w:t>ĐẶT VẤN ĐỀ</w:t>
      </w:r>
      <w:bookmarkEnd w:id="42"/>
      <w:bookmarkEnd w:id="43"/>
      <w:bookmarkEnd w:id="44"/>
      <w:bookmarkEnd w:id="45"/>
      <w:bookmarkEnd w:id="46"/>
      <w:bookmarkEnd w:id="47"/>
    </w:p>
    <w:p w14:paraId="1431BF00" w14:textId="2E33DB2D" w:rsidR="008905DA" w:rsidRDefault="008905DA" w:rsidP="00C971D9">
      <w:pPr>
        <w:tabs>
          <w:tab w:val="left" w:pos="284"/>
          <w:tab w:val="left" w:pos="851"/>
        </w:tabs>
        <w:spacing w:line="360" w:lineRule="auto"/>
        <w:ind w:firstLine="567"/>
        <w:jc w:val="both"/>
        <w:rPr>
          <w:color w:val="000000" w:themeColor="text1"/>
          <w:sz w:val="26"/>
          <w:szCs w:val="26"/>
        </w:rPr>
      </w:pPr>
      <w:r>
        <w:rPr>
          <w:color w:val="000000" w:themeColor="text1"/>
          <w:sz w:val="26"/>
          <w:szCs w:val="26"/>
        </w:rPr>
        <w:t>…………………………………</w:t>
      </w:r>
    </w:p>
    <w:p w14:paraId="4CCF3DA1" w14:textId="664A09E2" w:rsidR="008905DA" w:rsidRDefault="008905DA" w:rsidP="00C971D9">
      <w:pPr>
        <w:tabs>
          <w:tab w:val="left" w:pos="284"/>
          <w:tab w:val="left" w:pos="851"/>
        </w:tabs>
        <w:spacing w:line="360" w:lineRule="auto"/>
        <w:ind w:firstLine="567"/>
        <w:jc w:val="both"/>
        <w:rPr>
          <w:color w:val="000000" w:themeColor="text1"/>
          <w:sz w:val="26"/>
          <w:szCs w:val="26"/>
        </w:rPr>
      </w:pPr>
      <w:r>
        <w:rPr>
          <w:color w:val="000000" w:themeColor="text1"/>
          <w:sz w:val="26"/>
          <w:szCs w:val="26"/>
        </w:rPr>
        <w:t>…………………………………….</w:t>
      </w:r>
    </w:p>
    <w:p w14:paraId="4A9CB80F" w14:textId="28D9F384" w:rsidR="000D1D56" w:rsidRPr="00CF3573" w:rsidRDefault="000D1D56" w:rsidP="00C971D9">
      <w:pPr>
        <w:tabs>
          <w:tab w:val="left" w:pos="284"/>
          <w:tab w:val="left" w:pos="851"/>
        </w:tabs>
        <w:spacing w:line="360" w:lineRule="auto"/>
        <w:ind w:firstLine="567"/>
        <w:jc w:val="both"/>
        <w:rPr>
          <w:color w:val="000000" w:themeColor="text1"/>
          <w:sz w:val="26"/>
          <w:szCs w:val="26"/>
          <w:lang w:val="vi-VN"/>
        </w:rPr>
      </w:pPr>
      <w:r w:rsidRPr="00CF3573">
        <w:rPr>
          <w:color w:val="000000" w:themeColor="text1"/>
          <w:sz w:val="26"/>
          <w:szCs w:val="26"/>
        </w:rPr>
        <w:t>Xuất phát từ thực tiễn đó, chúng tôi thực hiện đề tài "</w:t>
      </w:r>
      <w:r w:rsidRPr="00CF3573">
        <w:rPr>
          <w:b/>
          <w:bCs/>
          <w:color w:val="000000" w:themeColor="text1"/>
          <w:sz w:val="26"/>
          <w:szCs w:val="26"/>
        </w:rPr>
        <w:t>Đánh giá kết quả điều trị giác mạc chóp bằng phương pháp tạo liên kết chéo (cross-linking)</w:t>
      </w:r>
      <w:r w:rsidRPr="00CF3573">
        <w:rPr>
          <w:color w:val="000000" w:themeColor="text1"/>
          <w:sz w:val="26"/>
          <w:szCs w:val="26"/>
        </w:rPr>
        <w:t xml:space="preserve">" nhằm </w:t>
      </w:r>
      <w:r w:rsidR="008905DA">
        <w:rPr>
          <w:color w:val="000000" w:themeColor="text1"/>
          <w:sz w:val="26"/>
          <w:szCs w:val="26"/>
        </w:rPr>
        <w:t>hai</w:t>
      </w:r>
      <w:r w:rsidRPr="00CF3573">
        <w:rPr>
          <w:color w:val="000000" w:themeColor="text1"/>
          <w:sz w:val="26"/>
          <w:szCs w:val="26"/>
        </w:rPr>
        <w:t xml:space="preserve"> mục tiêu:</w:t>
      </w:r>
    </w:p>
    <w:p w14:paraId="0E3F4503" w14:textId="302EFCAF" w:rsidR="00860B7C" w:rsidRPr="00CF3573" w:rsidRDefault="00860B7C" w:rsidP="00C971D9">
      <w:pPr>
        <w:tabs>
          <w:tab w:val="left" w:pos="284"/>
          <w:tab w:val="left" w:pos="851"/>
        </w:tabs>
        <w:spacing w:line="360" w:lineRule="auto"/>
        <w:ind w:firstLine="567"/>
        <w:jc w:val="both"/>
        <w:rPr>
          <w:i/>
          <w:iCs/>
          <w:color w:val="000000" w:themeColor="text1"/>
          <w:sz w:val="26"/>
          <w:szCs w:val="26"/>
          <w:lang w:val="vi-VN"/>
        </w:rPr>
      </w:pPr>
      <w:r w:rsidRPr="00CF3573">
        <w:rPr>
          <w:color w:val="000000" w:themeColor="text1"/>
          <w:sz w:val="26"/>
          <w:szCs w:val="26"/>
          <w:lang w:val="vi-VN"/>
        </w:rPr>
        <w:t xml:space="preserve">1. </w:t>
      </w:r>
      <w:r w:rsidRPr="00CF3573">
        <w:rPr>
          <w:i/>
          <w:iCs/>
          <w:color w:val="000000" w:themeColor="text1"/>
          <w:sz w:val="26"/>
          <w:szCs w:val="26"/>
        </w:rPr>
        <w:t xml:space="preserve">Mô tả đặc điểm lâm sàng và cận lâm sàng </w:t>
      </w:r>
      <w:r w:rsidR="008905DA">
        <w:rPr>
          <w:i/>
          <w:iCs/>
          <w:color w:val="000000" w:themeColor="text1"/>
          <w:sz w:val="26"/>
          <w:szCs w:val="26"/>
        </w:rPr>
        <w:t>………</w:t>
      </w:r>
    </w:p>
    <w:p w14:paraId="555ED152" w14:textId="6AA90C65" w:rsidR="00860B7C" w:rsidRPr="00CF3573" w:rsidRDefault="00860B7C" w:rsidP="00C971D9">
      <w:pPr>
        <w:tabs>
          <w:tab w:val="left" w:pos="284"/>
          <w:tab w:val="left" w:pos="851"/>
        </w:tabs>
        <w:spacing w:line="360" w:lineRule="auto"/>
        <w:ind w:firstLine="567"/>
        <w:jc w:val="both"/>
        <w:rPr>
          <w:i/>
          <w:iCs/>
          <w:color w:val="000000" w:themeColor="text1"/>
          <w:sz w:val="26"/>
          <w:szCs w:val="26"/>
        </w:rPr>
      </w:pPr>
      <w:r w:rsidRPr="00CF3573">
        <w:rPr>
          <w:color w:val="000000" w:themeColor="text1"/>
          <w:sz w:val="26"/>
          <w:szCs w:val="26"/>
          <w:lang w:val="vi-VN"/>
        </w:rPr>
        <w:t>2.</w:t>
      </w:r>
      <w:r w:rsidRPr="00CF3573">
        <w:rPr>
          <w:i/>
          <w:iCs/>
          <w:color w:val="000000" w:themeColor="text1"/>
          <w:sz w:val="26"/>
          <w:szCs w:val="26"/>
          <w:lang w:val="vi-VN"/>
        </w:rPr>
        <w:t xml:space="preserve"> </w:t>
      </w:r>
      <w:r w:rsidRPr="00CF3573">
        <w:rPr>
          <w:i/>
          <w:iCs/>
          <w:color w:val="000000" w:themeColor="text1"/>
          <w:sz w:val="26"/>
          <w:szCs w:val="26"/>
        </w:rPr>
        <w:t xml:space="preserve">Đánh giá kết quả điều trị </w:t>
      </w:r>
      <w:r w:rsidR="008905DA">
        <w:rPr>
          <w:i/>
          <w:iCs/>
          <w:color w:val="000000" w:themeColor="text1"/>
          <w:sz w:val="26"/>
          <w:szCs w:val="26"/>
        </w:rPr>
        <w:t>……….</w:t>
      </w:r>
    </w:p>
    <w:p w14:paraId="6E98DE0C" w14:textId="75DCF2AE" w:rsidR="00EF7975" w:rsidRPr="00CF3573" w:rsidRDefault="00EF7975" w:rsidP="00C971D9">
      <w:pPr>
        <w:tabs>
          <w:tab w:val="left" w:pos="851"/>
        </w:tabs>
        <w:spacing w:line="360" w:lineRule="auto"/>
        <w:ind w:firstLine="567"/>
        <w:jc w:val="both"/>
        <w:rPr>
          <w:color w:val="000000" w:themeColor="text1"/>
          <w:sz w:val="26"/>
          <w:szCs w:val="26"/>
        </w:rPr>
      </w:pPr>
    </w:p>
    <w:p w14:paraId="50AFA848" w14:textId="451144F7" w:rsidR="00E02F4C" w:rsidRPr="00CF3573" w:rsidRDefault="00E02F4C" w:rsidP="00C971D9">
      <w:pPr>
        <w:tabs>
          <w:tab w:val="left" w:pos="284"/>
          <w:tab w:val="left" w:pos="851"/>
        </w:tabs>
        <w:spacing w:line="360" w:lineRule="auto"/>
        <w:ind w:firstLine="567"/>
        <w:jc w:val="both"/>
        <w:rPr>
          <w:color w:val="000000" w:themeColor="text1"/>
          <w:sz w:val="26"/>
          <w:szCs w:val="26"/>
        </w:rPr>
        <w:sectPr w:rsidR="00E02F4C" w:rsidRPr="00CF3573" w:rsidSect="00C971D9">
          <w:headerReference w:type="default" r:id="rId12"/>
          <w:headerReference w:type="first" r:id="rId13"/>
          <w:pgSz w:w="11900" w:h="16840" w:code="9"/>
          <w:pgMar w:top="1985" w:right="1134" w:bottom="1701" w:left="1985" w:header="964" w:footer="680" w:gutter="0"/>
          <w:pgNumType w:start="1"/>
          <w:cols w:space="720"/>
          <w:noEndnote/>
          <w:docGrid w:linePitch="360"/>
        </w:sectPr>
      </w:pPr>
    </w:p>
    <w:p w14:paraId="60312B3A" w14:textId="59542B7C" w:rsidR="0017742C" w:rsidRPr="00CF3573" w:rsidRDefault="004915A2" w:rsidP="00547982">
      <w:pPr>
        <w:pStyle w:val="1a"/>
        <w:rPr>
          <w:color w:val="000000" w:themeColor="text1"/>
        </w:rPr>
      </w:pPr>
      <w:bookmarkStart w:id="48" w:name="_Toc204525658"/>
      <w:bookmarkStart w:id="49" w:name="_Toc204525930"/>
      <w:bookmarkStart w:id="50" w:name="_Toc205222421"/>
      <w:bookmarkStart w:id="51" w:name="_Toc220655219"/>
      <w:bookmarkStart w:id="52" w:name="_Toc238279149"/>
      <w:bookmarkStart w:id="53" w:name="_Toc135990090"/>
      <w:bookmarkStart w:id="54" w:name="_Toc165418283"/>
      <w:bookmarkStart w:id="55" w:name="_Toc174543601"/>
      <w:r w:rsidRPr="00CF3573">
        <w:rPr>
          <w:color w:val="000000" w:themeColor="text1"/>
        </w:rPr>
        <w:lastRenderedPageBreak/>
        <w:t>CHƯƠNG 1</w:t>
      </w:r>
      <w:bookmarkEnd w:id="48"/>
      <w:bookmarkEnd w:id="49"/>
      <w:bookmarkEnd w:id="50"/>
      <w:bookmarkEnd w:id="51"/>
      <w:bookmarkEnd w:id="52"/>
    </w:p>
    <w:p w14:paraId="015208CE" w14:textId="15A0856B" w:rsidR="00950E54" w:rsidRPr="00CF3573" w:rsidRDefault="004915A2" w:rsidP="00547982">
      <w:pPr>
        <w:pStyle w:val="1a"/>
        <w:rPr>
          <w:color w:val="000000" w:themeColor="text1"/>
        </w:rPr>
      </w:pPr>
      <w:bookmarkStart w:id="56" w:name="_Toc220655220"/>
      <w:bookmarkStart w:id="57" w:name="_Toc238279150"/>
      <w:r w:rsidRPr="00CF3573">
        <w:rPr>
          <w:color w:val="000000" w:themeColor="text1"/>
        </w:rPr>
        <w:t xml:space="preserve">TỔNG QUAN </w:t>
      </w:r>
      <w:bookmarkEnd w:id="56"/>
      <w:bookmarkEnd w:id="57"/>
    </w:p>
    <w:p w14:paraId="14979C8C" w14:textId="019688F1" w:rsidR="00F61070" w:rsidRPr="008905DA" w:rsidRDefault="00860B7C" w:rsidP="00547982">
      <w:pPr>
        <w:pStyle w:val="2a"/>
        <w:rPr>
          <w:i/>
          <w:lang w:val="en-US"/>
        </w:rPr>
      </w:pPr>
      <w:bookmarkStart w:id="58" w:name="_Toc220655221"/>
      <w:bookmarkStart w:id="59" w:name="_Toc238279151"/>
      <w:r w:rsidRPr="00CF3573">
        <w:t xml:space="preserve">1.1. </w:t>
      </w:r>
      <w:bookmarkEnd w:id="58"/>
      <w:bookmarkEnd w:id="59"/>
      <w:r w:rsidR="008905DA">
        <w:rPr>
          <w:lang w:val="en-US"/>
        </w:rPr>
        <w:t>……..</w:t>
      </w:r>
    </w:p>
    <w:p w14:paraId="7A8235F7" w14:textId="72942AA0" w:rsidR="005A0BB3" w:rsidRDefault="00BF0BE5" w:rsidP="00547982">
      <w:pPr>
        <w:pStyle w:val="3a"/>
        <w:rPr>
          <w:lang w:val="en-US"/>
        </w:rPr>
      </w:pPr>
      <w:bookmarkStart w:id="60" w:name="_Toc205222426"/>
      <w:bookmarkStart w:id="61" w:name="_Toc220655222"/>
      <w:bookmarkStart w:id="62" w:name="_Toc238279152"/>
      <w:r w:rsidRPr="00CF3573">
        <w:t>1.</w:t>
      </w:r>
      <w:r w:rsidR="002631CE" w:rsidRPr="00CF3573">
        <w:t>1</w:t>
      </w:r>
      <w:r w:rsidRPr="00CF3573">
        <w:t xml:space="preserve">.1. </w:t>
      </w:r>
      <w:bookmarkEnd w:id="60"/>
      <w:bookmarkEnd w:id="61"/>
      <w:bookmarkEnd w:id="62"/>
      <w:r w:rsidR="008905DA">
        <w:rPr>
          <w:lang w:val="en-US"/>
        </w:rPr>
        <w:t>……..</w:t>
      </w:r>
    </w:p>
    <w:p w14:paraId="6C104F68" w14:textId="77777777" w:rsidR="008905DA" w:rsidRPr="008905DA" w:rsidRDefault="008905DA" w:rsidP="00547982">
      <w:pPr>
        <w:pStyle w:val="3a"/>
        <w:rPr>
          <w:lang w:val="en-US"/>
        </w:rPr>
      </w:pPr>
    </w:p>
    <w:p w14:paraId="242F44BD" w14:textId="2170F8FF" w:rsidR="00736852" w:rsidRPr="008905DA" w:rsidRDefault="00736852" w:rsidP="00547982">
      <w:pPr>
        <w:pStyle w:val="3a"/>
        <w:rPr>
          <w:lang w:val="en-US"/>
        </w:rPr>
      </w:pPr>
      <w:bookmarkStart w:id="63" w:name="_Toc205222427"/>
      <w:bookmarkStart w:id="64" w:name="_Toc220655223"/>
      <w:bookmarkStart w:id="65" w:name="_Toc238279153"/>
      <w:r w:rsidRPr="00CF3573">
        <w:t>1.</w:t>
      </w:r>
      <w:r w:rsidR="002631CE" w:rsidRPr="00CF3573">
        <w:t>1</w:t>
      </w:r>
      <w:r w:rsidR="006E5A4B" w:rsidRPr="00CF3573">
        <w:t>.</w:t>
      </w:r>
      <w:r w:rsidR="00060592" w:rsidRPr="00CF3573">
        <w:t>2</w:t>
      </w:r>
      <w:r w:rsidRPr="00CF3573">
        <w:t xml:space="preserve">. </w:t>
      </w:r>
      <w:bookmarkEnd w:id="63"/>
      <w:bookmarkEnd w:id="64"/>
      <w:bookmarkEnd w:id="65"/>
      <w:r w:rsidR="008905DA">
        <w:rPr>
          <w:lang w:val="en-US"/>
        </w:rPr>
        <w:t>……..</w:t>
      </w:r>
    </w:p>
    <w:p w14:paraId="3885E9E6" w14:textId="060D227C" w:rsidR="00586777" w:rsidRPr="00CF3573" w:rsidRDefault="00586777" w:rsidP="00C971D9">
      <w:pPr>
        <w:pStyle w:val="p1"/>
        <w:tabs>
          <w:tab w:val="left" w:pos="851"/>
        </w:tabs>
        <w:spacing w:line="360" w:lineRule="auto"/>
        <w:ind w:firstLine="567"/>
        <w:jc w:val="both"/>
        <w:rPr>
          <w:rFonts w:ascii="Times New Roman" w:hAnsi="Times New Roman"/>
          <w:color w:val="000000" w:themeColor="text1"/>
          <w:sz w:val="26"/>
          <w:szCs w:val="26"/>
          <w:lang w:val="vi-VN"/>
        </w:rPr>
      </w:pPr>
    </w:p>
    <w:p w14:paraId="67DE837B" w14:textId="025A82E9" w:rsidR="00226F64" w:rsidRPr="008905DA" w:rsidRDefault="00F315F4" w:rsidP="00547982">
      <w:pPr>
        <w:pStyle w:val="3a"/>
        <w:rPr>
          <w:lang w:val="en-US"/>
        </w:rPr>
      </w:pPr>
      <w:bookmarkStart w:id="66" w:name="_Toc205222428"/>
      <w:bookmarkStart w:id="67" w:name="_Toc220655224"/>
      <w:bookmarkStart w:id="68" w:name="_Toc238279154"/>
      <w:r w:rsidRPr="00CF3573">
        <w:t>1.</w:t>
      </w:r>
      <w:r w:rsidR="002631CE" w:rsidRPr="00CF3573">
        <w:t>1</w:t>
      </w:r>
      <w:r w:rsidRPr="00CF3573">
        <w:t>.</w:t>
      </w:r>
      <w:r w:rsidR="00060592" w:rsidRPr="00CF3573">
        <w:t>3</w:t>
      </w:r>
      <w:r w:rsidRPr="00CF3573">
        <w:t xml:space="preserve">. </w:t>
      </w:r>
      <w:bookmarkEnd w:id="66"/>
      <w:bookmarkEnd w:id="67"/>
      <w:bookmarkEnd w:id="68"/>
      <w:r w:rsidR="008905DA">
        <w:rPr>
          <w:lang w:val="en-US"/>
        </w:rPr>
        <w:t>…………</w:t>
      </w:r>
    </w:p>
    <w:p w14:paraId="3800F63C" w14:textId="77777777" w:rsidR="008905DA" w:rsidRDefault="008905DA" w:rsidP="00547982">
      <w:pPr>
        <w:pStyle w:val="3a"/>
        <w:spacing w:line="348" w:lineRule="auto"/>
        <w:rPr>
          <w:lang w:val="en-US"/>
        </w:rPr>
      </w:pPr>
      <w:bookmarkStart w:id="69" w:name="_Toc220655225"/>
      <w:bookmarkStart w:id="70" w:name="_Toc238279155"/>
      <w:bookmarkStart w:id="71" w:name="_Toc205222429"/>
    </w:p>
    <w:p w14:paraId="2CE67C91" w14:textId="05B45FC8" w:rsidR="00586777" w:rsidRPr="008905DA" w:rsidRDefault="00226F64" w:rsidP="00547982">
      <w:pPr>
        <w:pStyle w:val="3a"/>
        <w:spacing w:line="348" w:lineRule="auto"/>
        <w:rPr>
          <w:lang w:val="en-US"/>
        </w:rPr>
      </w:pPr>
      <w:r w:rsidRPr="00CF3573">
        <w:t>1.</w:t>
      </w:r>
      <w:r w:rsidR="002631CE" w:rsidRPr="00CF3573">
        <w:t>1</w:t>
      </w:r>
      <w:r w:rsidRPr="00CF3573">
        <w:t>.4.</w:t>
      </w:r>
      <w:r w:rsidR="00D77DC8" w:rsidRPr="00CF3573">
        <w:t xml:space="preserve"> </w:t>
      </w:r>
      <w:bookmarkEnd w:id="69"/>
      <w:bookmarkEnd w:id="70"/>
      <w:r w:rsidR="008905DA">
        <w:rPr>
          <w:lang w:val="en-US"/>
        </w:rPr>
        <w:t>……………</w:t>
      </w:r>
    </w:p>
    <w:bookmarkEnd w:id="71"/>
    <w:p w14:paraId="64A6F840" w14:textId="5675C542" w:rsidR="00586777" w:rsidRDefault="00586777" w:rsidP="00547982">
      <w:pPr>
        <w:pStyle w:val="4a"/>
        <w:spacing w:line="348" w:lineRule="auto"/>
      </w:pPr>
      <w:r w:rsidRPr="00CF3573">
        <w:rPr>
          <w:lang w:val="vi-VN"/>
        </w:rPr>
        <w:t>1.</w:t>
      </w:r>
      <w:r w:rsidR="002631CE" w:rsidRPr="00CF3573">
        <w:rPr>
          <w:lang w:val="vi-VN"/>
        </w:rPr>
        <w:t>1</w:t>
      </w:r>
      <w:r w:rsidRPr="00CF3573">
        <w:rPr>
          <w:lang w:val="vi-VN"/>
        </w:rPr>
        <w:t xml:space="preserve">.4.1. </w:t>
      </w:r>
      <w:r w:rsidR="008905DA">
        <w:t>…………………</w:t>
      </w:r>
    </w:p>
    <w:p w14:paraId="6498B2E1" w14:textId="1D1BE296" w:rsidR="008905DA" w:rsidRDefault="00E106F2" w:rsidP="00547982">
      <w:pPr>
        <w:pStyle w:val="4a"/>
        <w:spacing w:line="348" w:lineRule="auto"/>
        <w:rPr>
          <w:i w:val="0"/>
          <w:iCs w:val="0"/>
        </w:rPr>
      </w:pPr>
      <w:r>
        <w:rPr>
          <w:i w:val="0"/>
          <w:iCs w:val="0"/>
        </w:rPr>
        <w:t>- …………..</w:t>
      </w:r>
    </w:p>
    <w:p w14:paraId="07AA0E67" w14:textId="6B4EA4C6" w:rsidR="00E106F2" w:rsidRDefault="00E106F2" w:rsidP="00547982">
      <w:pPr>
        <w:pStyle w:val="4a"/>
        <w:spacing w:line="348" w:lineRule="auto"/>
        <w:rPr>
          <w:i w:val="0"/>
          <w:iCs w:val="0"/>
        </w:rPr>
      </w:pPr>
      <w:r>
        <w:rPr>
          <w:i w:val="0"/>
          <w:iCs w:val="0"/>
        </w:rPr>
        <w:t>+ ………………</w:t>
      </w:r>
    </w:p>
    <w:p w14:paraId="76471FA3" w14:textId="2D46FD75" w:rsidR="00E106F2" w:rsidRDefault="00E106F2" w:rsidP="00547982">
      <w:pPr>
        <w:pStyle w:val="4a"/>
        <w:spacing w:line="348" w:lineRule="auto"/>
        <w:rPr>
          <w:i w:val="0"/>
          <w:iCs w:val="0"/>
        </w:rPr>
      </w:pPr>
      <w:r>
        <w:rPr>
          <w:i w:val="0"/>
          <w:iCs w:val="0"/>
        </w:rPr>
        <w:t>. ………………</w:t>
      </w:r>
    </w:p>
    <w:p w14:paraId="7CF15215" w14:textId="77777777" w:rsidR="00E106F2" w:rsidRPr="00E106F2" w:rsidRDefault="00E106F2" w:rsidP="00547982">
      <w:pPr>
        <w:pStyle w:val="4a"/>
        <w:spacing w:line="348" w:lineRule="auto"/>
        <w:rPr>
          <w:i w:val="0"/>
          <w:iCs w:val="0"/>
        </w:rPr>
      </w:pPr>
    </w:p>
    <w:p w14:paraId="536B5940" w14:textId="2449A895" w:rsidR="00586777" w:rsidRDefault="00586777" w:rsidP="00547982">
      <w:pPr>
        <w:pStyle w:val="4a"/>
        <w:spacing w:line="348" w:lineRule="auto"/>
      </w:pPr>
      <w:r w:rsidRPr="00CF3573">
        <w:rPr>
          <w:lang w:val="vi-VN"/>
        </w:rPr>
        <w:t>1.</w:t>
      </w:r>
      <w:r w:rsidR="002631CE" w:rsidRPr="00CF3573">
        <w:rPr>
          <w:lang w:val="vi-VN"/>
        </w:rPr>
        <w:t>1</w:t>
      </w:r>
      <w:r w:rsidRPr="00CF3573">
        <w:rPr>
          <w:lang w:val="vi-VN"/>
        </w:rPr>
        <w:t xml:space="preserve">.4.2. </w:t>
      </w:r>
      <w:r w:rsidR="008905DA">
        <w:t>………………….</w:t>
      </w:r>
    </w:p>
    <w:p w14:paraId="7B624202" w14:textId="77777777" w:rsidR="00E106F2" w:rsidRDefault="00E106F2" w:rsidP="00E106F2">
      <w:pPr>
        <w:pStyle w:val="4a"/>
        <w:spacing w:line="348" w:lineRule="auto"/>
        <w:rPr>
          <w:i w:val="0"/>
          <w:iCs w:val="0"/>
        </w:rPr>
      </w:pPr>
      <w:r>
        <w:rPr>
          <w:i w:val="0"/>
          <w:iCs w:val="0"/>
        </w:rPr>
        <w:t>- …………..</w:t>
      </w:r>
    </w:p>
    <w:p w14:paraId="038B3879" w14:textId="77777777" w:rsidR="00E106F2" w:rsidRDefault="00E106F2" w:rsidP="00E106F2">
      <w:pPr>
        <w:pStyle w:val="4a"/>
        <w:spacing w:line="348" w:lineRule="auto"/>
        <w:rPr>
          <w:i w:val="0"/>
          <w:iCs w:val="0"/>
        </w:rPr>
      </w:pPr>
      <w:r>
        <w:rPr>
          <w:i w:val="0"/>
          <w:iCs w:val="0"/>
        </w:rPr>
        <w:t>+ ………………</w:t>
      </w:r>
    </w:p>
    <w:p w14:paraId="0F02233F" w14:textId="77777777" w:rsidR="00E106F2" w:rsidRDefault="00E106F2" w:rsidP="00E106F2">
      <w:pPr>
        <w:pStyle w:val="4a"/>
        <w:spacing w:line="348" w:lineRule="auto"/>
        <w:rPr>
          <w:i w:val="0"/>
          <w:iCs w:val="0"/>
        </w:rPr>
      </w:pPr>
      <w:r>
        <w:rPr>
          <w:i w:val="0"/>
          <w:iCs w:val="0"/>
        </w:rPr>
        <w:t>. ………………</w:t>
      </w:r>
    </w:p>
    <w:p w14:paraId="600E03D5" w14:textId="77777777" w:rsidR="00E106F2" w:rsidRPr="00E106F2" w:rsidRDefault="00E106F2" w:rsidP="00E106F2">
      <w:pPr>
        <w:pStyle w:val="B3"/>
        <w:rPr>
          <w:i w:val="0"/>
          <w:iCs w:val="0"/>
          <w:lang w:val="en-US"/>
        </w:rPr>
      </w:pPr>
      <w:bookmarkStart w:id="72" w:name="_Toc220655155"/>
      <w:bookmarkStart w:id="73" w:name="_Toc238279078"/>
      <w:r w:rsidRPr="00E106F2">
        <w:rPr>
          <w:i w:val="0"/>
          <w:iCs w:val="0"/>
        </w:rPr>
        <w:t xml:space="preserve">Bảng 1.1. </w:t>
      </w:r>
      <w:bookmarkEnd w:id="72"/>
      <w:bookmarkEnd w:id="73"/>
      <w:r>
        <w:rPr>
          <w:i w:val="0"/>
          <w:iCs w:val="0"/>
          <w:lang w:val="en-US"/>
        </w:rPr>
        <w:t>…………..</w:t>
      </w:r>
    </w:p>
    <w:tbl>
      <w:tblPr>
        <w:tblStyle w:val="TableGridLight2"/>
        <w:tblW w:w="86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1622"/>
        <w:gridCol w:w="1622"/>
        <w:gridCol w:w="1623"/>
      </w:tblGrid>
      <w:tr w:rsidR="00E106F2" w:rsidRPr="00CF3573" w14:paraId="3CCFD243" w14:textId="77777777" w:rsidTr="00762E0C">
        <w:trPr>
          <w:jc w:val="center"/>
        </w:trPr>
        <w:tc>
          <w:tcPr>
            <w:tcW w:w="3794" w:type="dxa"/>
            <w:shd w:val="clear" w:color="auto" w:fill="EDEDED" w:themeFill="accent3" w:themeFillTint="33"/>
            <w:vAlign w:val="center"/>
          </w:tcPr>
          <w:p w14:paraId="14B5F0E7" w14:textId="77777777" w:rsidR="00E106F2" w:rsidRPr="00CF3573" w:rsidRDefault="00E106F2" w:rsidP="00762E0C">
            <w:pPr>
              <w:tabs>
                <w:tab w:val="left" w:pos="851"/>
              </w:tabs>
              <w:spacing w:before="20" w:line="360" w:lineRule="auto"/>
              <w:jc w:val="center"/>
              <w:rPr>
                <w:b/>
                <w:bCs/>
                <w:color w:val="000000" w:themeColor="text1"/>
                <w:sz w:val="26"/>
                <w:szCs w:val="26"/>
              </w:rPr>
            </w:pPr>
          </w:p>
        </w:tc>
        <w:tc>
          <w:tcPr>
            <w:tcW w:w="1622" w:type="dxa"/>
            <w:shd w:val="clear" w:color="auto" w:fill="EDEDED" w:themeFill="accent3" w:themeFillTint="33"/>
            <w:vAlign w:val="center"/>
          </w:tcPr>
          <w:p w14:paraId="22E77E53" w14:textId="77777777" w:rsidR="00E106F2" w:rsidRPr="00CF3573" w:rsidRDefault="00E106F2" w:rsidP="00762E0C">
            <w:pPr>
              <w:tabs>
                <w:tab w:val="left" w:pos="851"/>
              </w:tabs>
              <w:spacing w:before="20" w:line="360" w:lineRule="auto"/>
              <w:jc w:val="center"/>
              <w:rPr>
                <w:b/>
                <w:bCs/>
                <w:color w:val="000000" w:themeColor="text1"/>
                <w:sz w:val="26"/>
                <w:szCs w:val="26"/>
              </w:rPr>
            </w:pPr>
          </w:p>
        </w:tc>
        <w:tc>
          <w:tcPr>
            <w:tcW w:w="1622" w:type="dxa"/>
            <w:shd w:val="clear" w:color="auto" w:fill="EDEDED" w:themeFill="accent3" w:themeFillTint="33"/>
            <w:vAlign w:val="center"/>
          </w:tcPr>
          <w:p w14:paraId="25E5F6AB" w14:textId="77777777" w:rsidR="00E106F2" w:rsidRPr="00CF3573" w:rsidRDefault="00E106F2" w:rsidP="00762E0C">
            <w:pPr>
              <w:tabs>
                <w:tab w:val="left" w:pos="851"/>
              </w:tabs>
              <w:spacing w:before="20" w:line="360" w:lineRule="auto"/>
              <w:jc w:val="center"/>
              <w:rPr>
                <w:b/>
                <w:bCs/>
                <w:color w:val="000000" w:themeColor="text1"/>
                <w:sz w:val="26"/>
                <w:szCs w:val="26"/>
                <w:lang w:val="vi-VN"/>
              </w:rPr>
            </w:pPr>
          </w:p>
        </w:tc>
        <w:tc>
          <w:tcPr>
            <w:tcW w:w="1623" w:type="dxa"/>
            <w:shd w:val="clear" w:color="auto" w:fill="EDEDED" w:themeFill="accent3" w:themeFillTint="33"/>
            <w:vAlign w:val="center"/>
          </w:tcPr>
          <w:p w14:paraId="0234C0A9" w14:textId="77777777" w:rsidR="00E106F2" w:rsidRPr="00CF3573" w:rsidRDefault="00E106F2" w:rsidP="00762E0C">
            <w:pPr>
              <w:tabs>
                <w:tab w:val="left" w:pos="851"/>
              </w:tabs>
              <w:spacing w:before="20" w:line="360" w:lineRule="auto"/>
              <w:jc w:val="center"/>
              <w:rPr>
                <w:b/>
                <w:bCs/>
                <w:color w:val="000000" w:themeColor="text1"/>
                <w:sz w:val="26"/>
                <w:szCs w:val="26"/>
                <w:lang w:val="vi-VN"/>
              </w:rPr>
            </w:pPr>
          </w:p>
        </w:tc>
      </w:tr>
      <w:tr w:rsidR="00E106F2" w:rsidRPr="00CF3573" w14:paraId="7B90BD7B" w14:textId="77777777" w:rsidTr="00762E0C">
        <w:trPr>
          <w:jc w:val="center"/>
        </w:trPr>
        <w:tc>
          <w:tcPr>
            <w:tcW w:w="3794" w:type="dxa"/>
          </w:tcPr>
          <w:p w14:paraId="0BC21708" w14:textId="77777777" w:rsidR="00E106F2" w:rsidRPr="00CF3573" w:rsidRDefault="00E106F2" w:rsidP="00762E0C">
            <w:pPr>
              <w:tabs>
                <w:tab w:val="left" w:pos="851"/>
              </w:tabs>
              <w:spacing w:before="20" w:line="360" w:lineRule="auto"/>
              <w:jc w:val="both"/>
              <w:rPr>
                <w:color w:val="000000" w:themeColor="text1"/>
                <w:sz w:val="26"/>
                <w:szCs w:val="26"/>
              </w:rPr>
            </w:pPr>
          </w:p>
        </w:tc>
        <w:tc>
          <w:tcPr>
            <w:tcW w:w="1622" w:type="dxa"/>
            <w:vAlign w:val="center"/>
          </w:tcPr>
          <w:p w14:paraId="2FFA4B59" w14:textId="77777777" w:rsidR="00E106F2" w:rsidRPr="00CF3573" w:rsidRDefault="00E106F2" w:rsidP="00762E0C">
            <w:pPr>
              <w:tabs>
                <w:tab w:val="left" w:pos="851"/>
              </w:tabs>
              <w:spacing w:before="20" w:line="360" w:lineRule="auto"/>
              <w:jc w:val="center"/>
              <w:rPr>
                <w:color w:val="000000" w:themeColor="text1"/>
                <w:sz w:val="26"/>
                <w:szCs w:val="26"/>
              </w:rPr>
            </w:pPr>
          </w:p>
        </w:tc>
        <w:tc>
          <w:tcPr>
            <w:tcW w:w="1622" w:type="dxa"/>
            <w:vAlign w:val="center"/>
          </w:tcPr>
          <w:p w14:paraId="30296D13" w14:textId="77777777" w:rsidR="00E106F2" w:rsidRPr="00CF3573" w:rsidRDefault="00E106F2" w:rsidP="00762E0C">
            <w:pPr>
              <w:tabs>
                <w:tab w:val="left" w:pos="851"/>
              </w:tabs>
              <w:spacing w:before="20" w:line="360" w:lineRule="auto"/>
              <w:jc w:val="center"/>
              <w:rPr>
                <w:color w:val="000000" w:themeColor="text1"/>
                <w:sz w:val="26"/>
                <w:szCs w:val="26"/>
                <w:lang w:val="vi-VN"/>
              </w:rPr>
            </w:pPr>
          </w:p>
        </w:tc>
        <w:tc>
          <w:tcPr>
            <w:tcW w:w="1623" w:type="dxa"/>
            <w:vAlign w:val="center"/>
          </w:tcPr>
          <w:p w14:paraId="404A4047" w14:textId="77777777" w:rsidR="00E106F2" w:rsidRPr="00CF3573" w:rsidRDefault="00E106F2" w:rsidP="00762E0C">
            <w:pPr>
              <w:tabs>
                <w:tab w:val="left" w:pos="851"/>
              </w:tabs>
              <w:spacing w:before="20" w:line="360" w:lineRule="auto"/>
              <w:jc w:val="center"/>
              <w:rPr>
                <w:color w:val="000000" w:themeColor="text1"/>
                <w:sz w:val="26"/>
                <w:szCs w:val="26"/>
                <w:lang w:val="vi-VN"/>
              </w:rPr>
            </w:pPr>
          </w:p>
        </w:tc>
      </w:tr>
    </w:tbl>
    <w:p w14:paraId="75733361" w14:textId="77777777" w:rsidR="00E106F2" w:rsidRDefault="00E106F2" w:rsidP="00E106F2">
      <w:pPr>
        <w:pStyle w:val="4a"/>
        <w:spacing w:line="348" w:lineRule="auto"/>
        <w:rPr>
          <w:i w:val="0"/>
          <w:iCs w:val="0"/>
        </w:rPr>
      </w:pPr>
    </w:p>
    <w:p w14:paraId="14912846" w14:textId="0C770E74" w:rsidR="00E106F2" w:rsidRPr="008905DA" w:rsidRDefault="00E106F2" w:rsidP="00E106F2">
      <w:pPr>
        <w:pStyle w:val="2a"/>
        <w:rPr>
          <w:i/>
          <w:lang w:val="en-US"/>
        </w:rPr>
      </w:pPr>
      <w:r>
        <w:rPr>
          <w:lang w:val="en-US"/>
        </w:rPr>
        <w:t>2</w:t>
      </w:r>
      <w:r w:rsidRPr="00CF3573">
        <w:t xml:space="preserve">.1. </w:t>
      </w:r>
      <w:r>
        <w:rPr>
          <w:lang w:val="en-US"/>
        </w:rPr>
        <w:t>……..</w:t>
      </w:r>
    </w:p>
    <w:p w14:paraId="1FC2BBE8" w14:textId="0EEBB376" w:rsidR="00E106F2" w:rsidRDefault="00E106F2" w:rsidP="00E106F2">
      <w:pPr>
        <w:pStyle w:val="3a"/>
        <w:rPr>
          <w:lang w:val="en-US"/>
        </w:rPr>
      </w:pPr>
      <w:r>
        <w:rPr>
          <w:lang w:val="en-US"/>
        </w:rPr>
        <w:t>2</w:t>
      </w:r>
      <w:r w:rsidRPr="00CF3573">
        <w:t xml:space="preserve">.1.1. </w:t>
      </w:r>
      <w:r>
        <w:rPr>
          <w:lang w:val="en-US"/>
        </w:rPr>
        <w:t>……..</w:t>
      </w:r>
    </w:p>
    <w:p w14:paraId="0CAF68C9" w14:textId="77777777" w:rsidR="00E106F2" w:rsidRPr="008905DA" w:rsidRDefault="00E106F2" w:rsidP="00E106F2">
      <w:pPr>
        <w:pStyle w:val="3a"/>
        <w:rPr>
          <w:lang w:val="en-US"/>
        </w:rPr>
      </w:pPr>
    </w:p>
    <w:p w14:paraId="40538EA8" w14:textId="3EE90683" w:rsidR="00E106F2" w:rsidRPr="008905DA" w:rsidRDefault="00E106F2" w:rsidP="00E106F2">
      <w:pPr>
        <w:pStyle w:val="3a"/>
        <w:rPr>
          <w:lang w:val="en-US"/>
        </w:rPr>
      </w:pPr>
      <w:r>
        <w:rPr>
          <w:lang w:val="en-US"/>
        </w:rPr>
        <w:t>2</w:t>
      </w:r>
      <w:r w:rsidRPr="00CF3573">
        <w:t xml:space="preserve">.1.2. </w:t>
      </w:r>
      <w:r>
        <w:rPr>
          <w:lang w:val="en-US"/>
        </w:rPr>
        <w:t>……..</w:t>
      </w:r>
    </w:p>
    <w:p w14:paraId="6094A03E" w14:textId="77777777" w:rsidR="00E106F2" w:rsidRPr="00CF3573" w:rsidRDefault="00E106F2" w:rsidP="00E106F2">
      <w:pPr>
        <w:pStyle w:val="p1"/>
        <w:tabs>
          <w:tab w:val="left" w:pos="851"/>
        </w:tabs>
        <w:spacing w:line="360" w:lineRule="auto"/>
        <w:ind w:firstLine="567"/>
        <w:jc w:val="both"/>
        <w:rPr>
          <w:rFonts w:ascii="Times New Roman" w:hAnsi="Times New Roman"/>
          <w:color w:val="000000" w:themeColor="text1"/>
          <w:sz w:val="26"/>
          <w:szCs w:val="26"/>
          <w:lang w:val="vi-VN"/>
        </w:rPr>
      </w:pPr>
    </w:p>
    <w:p w14:paraId="40D442DD" w14:textId="2FE07187" w:rsidR="00E106F2" w:rsidRPr="008905DA" w:rsidRDefault="00E106F2" w:rsidP="00E106F2">
      <w:pPr>
        <w:pStyle w:val="3a"/>
        <w:rPr>
          <w:lang w:val="en-US"/>
        </w:rPr>
      </w:pPr>
      <w:r>
        <w:rPr>
          <w:lang w:val="en-US"/>
        </w:rPr>
        <w:lastRenderedPageBreak/>
        <w:t>2</w:t>
      </w:r>
      <w:r w:rsidRPr="00CF3573">
        <w:t xml:space="preserve">.1.3. </w:t>
      </w:r>
      <w:r>
        <w:rPr>
          <w:lang w:val="en-US"/>
        </w:rPr>
        <w:t>…………</w:t>
      </w:r>
    </w:p>
    <w:p w14:paraId="2A15F80C" w14:textId="77777777" w:rsidR="00E106F2" w:rsidRDefault="00E106F2" w:rsidP="00E106F2">
      <w:pPr>
        <w:pStyle w:val="3a"/>
        <w:spacing w:line="348" w:lineRule="auto"/>
        <w:rPr>
          <w:lang w:val="en-US"/>
        </w:rPr>
      </w:pPr>
    </w:p>
    <w:p w14:paraId="27D99D15" w14:textId="74D15ACF" w:rsidR="00E106F2" w:rsidRPr="008905DA" w:rsidRDefault="00E106F2" w:rsidP="00E106F2">
      <w:pPr>
        <w:pStyle w:val="3a"/>
        <w:spacing w:line="348" w:lineRule="auto"/>
        <w:rPr>
          <w:lang w:val="en-US"/>
        </w:rPr>
      </w:pPr>
      <w:r>
        <w:rPr>
          <w:lang w:val="en-US"/>
        </w:rPr>
        <w:t>2</w:t>
      </w:r>
      <w:r w:rsidRPr="00CF3573">
        <w:t xml:space="preserve">.1.4. </w:t>
      </w:r>
      <w:r>
        <w:rPr>
          <w:lang w:val="en-US"/>
        </w:rPr>
        <w:t>……………</w:t>
      </w:r>
    </w:p>
    <w:p w14:paraId="626BF55C" w14:textId="71FCECE7" w:rsidR="00E106F2" w:rsidRDefault="00E106F2" w:rsidP="00E106F2">
      <w:pPr>
        <w:pStyle w:val="4a"/>
        <w:spacing w:line="348" w:lineRule="auto"/>
      </w:pPr>
      <w:r>
        <w:t>2</w:t>
      </w:r>
      <w:r w:rsidRPr="00CF3573">
        <w:rPr>
          <w:lang w:val="vi-VN"/>
        </w:rPr>
        <w:t xml:space="preserve">.1.4.1. </w:t>
      </w:r>
      <w:r>
        <w:t>…………………</w:t>
      </w:r>
    </w:p>
    <w:p w14:paraId="62B0B63E" w14:textId="77777777" w:rsidR="00E106F2" w:rsidRDefault="00E106F2" w:rsidP="00E106F2">
      <w:pPr>
        <w:pStyle w:val="4a"/>
        <w:spacing w:line="348" w:lineRule="auto"/>
        <w:rPr>
          <w:i w:val="0"/>
          <w:iCs w:val="0"/>
        </w:rPr>
      </w:pPr>
      <w:r>
        <w:rPr>
          <w:i w:val="0"/>
          <w:iCs w:val="0"/>
        </w:rPr>
        <w:t>- …………..</w:t>
      </w:r>
    </w:p>
    <w:p w14:paraId="304C50FA" w14:textId="77777777" w:rsidR="00E106F2" w:rsidRDefault="00E106F2" w:rsidP="00E106F2">
      <w:pPr>
        <w:pStyle w:val="4a"/>
        <w:spacing w:line="348" w:lineRule="auto"/>
        <w:rPr>
          <w:i w:val="0"/>
          <w:iCs w:val="0"/>
        </w:rPr>
      </w:pPr>
      <w:r>
        <w:rPr>
          <w:i w:val="0"/>
          <w:iCs w:val="0"/>
        </w:rPr>
        <w:t>+ ………………</w:t>
      </w:r>
    </w:p>
    <w:p w14:paraId="7ACB423C" w14:textId="77777777" w:rsidR="00E106F2" w:rsidRDefault="00E106F2" w:rsidP="00E106F2">
      <w:pPr>
        <w:pStyle w:val="4a"/>
        <w:spacing w:line="348" w:lineRule="auto"/>
        <w:rPr>
          <w:i w:val="0"/>
          <w:iCs w:val="0"/>
        </w:rPr>
      </w:pPr>
      <w:r>
        <w:rPr>
          <w:i w:val="0"/>
          <w:iCs w:val="0"/>
        </w:rPr>
        <w:t>. ………………</w:t>
      </w:r>
    </w:p>
    <w:p w14:paraId="62B8F992" w14:textId="77777777" w:rsidR="00E106F2" w:rsidRPr="00E106F2" w:rsidRDefault="00E106F2" w:rsidP="00E106F2">
      <w:pPr>
        <w:pStyle w:val="4a"/>
        <w:spacing w:line="348" w:lineRule="auto"/>
        <w:rPr>
          <w:i w:val="0"/>
          <w:iCs w:val="0"/>
        </w:rPr>
      </w:pPr>
    </w:p>
    <w:p w14:paraId="6D4B46F4" w14:textId="57BAAA6E" w:rsidR="00E106F2" w:rsidRDefault="00E106F2" w:rsidP="00E106F2">
      <w:pPr>
        <w:pStyle w:val="4a"/>
        <w:spacing w:line="348" w:lineRule="auto"/>
      </w:pPr>
      <w:r>
        <w:t>2</w:t>
      </w:r>
      <w:r w:rsidRPr="00CF3573">
        <w:rPr>
          <w:lang w:val="vi-VN"/>
        </w:rPr>
        <w:t xml:space="preserve">.1.4.2. </w:t>
      </w:r>
      <w:r>
        <w:t>………………….</w:t>
      </w:r>
    </w:p>
    <w:p w14:paraId="7BEDF493" w14:textId="77777777" w:rsidR="00E106F2" w:rsidRDefault="00E106F2" w:rsidP="00E106F2">
      <w:pPr>
        <w:pStyle w:val="4a"/>
        <w:spacing w:line="348" w:lineRule="auto"/>
        <w:rPr>
          <w:i w:val="0"/>
          <w:iCs w:val="0"/>
        </w:rPr>
      </w:pPr>
      <w:r>
        <w:rPr>
          <w:i w:val="0"/>
          <w:iCs w:val="0"/>
        </w:rPr>
        <w:t>- …………..</w:t>
      </w:r>
    </w:p>
    <w:p w14:paraId="72CCA801" w14:textId="77777777" w:rsidR="00E106F2" w:rsidRDefault="00E106F2" w:rsidP="00E106F2">
      <w:pPr>
        <w:pStyle w:val="4a"/>
        <w:spacing w:line="348" w:lineRule="auto"/>
        <w:rPr>
          <w:i w:val="0"/>
          <w:iCs w:val="0"/>
        </w:rPr>
      </w:pPr>
      <w:r>
        <w:rPr>
          <w:i w:val="0"/>
          <w:iCs w:val="0"/>
        </w:rPr>
        <w:t>+ ………………</w:t>
      </w:r>
    </w:p>
    <w:p w14:paraId="30563144" w14:textId="445EB2BC" w:rsidR="00EB2529" w:rsidRDefault="00E106F2" w:rsidP="00E106F2">
      <w:pPr>
        <w:pStyle w:val="4a"/>
        <w:spacing w:line="348" w:lineRule="auto"/>
        <w:rPr>
          <w:i w:val="0"/>
          <w:iCs w:val="0"/>
        </w:rPr>
      </w:pPr>
      <w:r>
        <w:rPr>
          <w:i w:val="0"/>
          <w:iCs w:val="0"/>
        </w:rPr>
        <w:t>. ………………</w:t>
      </w:r>
    </w:p>
    <w:p w14:paraId="7FFBAFAF" w14:textId="77777777" w:rsidR="00EB2529" w:rsidRDefault="00EB2529">
      <w:pPr>
        <w:spacing w:after="160" w:line="259" w:lineRule="auto"/>
        <w:rPr>
          <w:color w:val="000000" w:themeColor="text1"/>
          <w:sz w:val="26"/>
          <w:szCs w:val="26"/>
          <w:lang w:eastAsia="ja-JP"/>
        </w:rPr>
      </w:pPr>
      <w:r>
        <w:rPr>
          <w:i/>
          <w:iCs/>
        </w:rPr>
        <w:br w:type="page"/>
      </w:r>
    </w:p>
    <w:p w14:paraId="39B73450" w14:textId="2B5C7B3A" w:rsidR="00EB2529" w:rsidRPr="00B3193B" w:rsidRDefault="00EB2529" w:rsidP="00B3193B">
      <w:pPr>
        <w:pStyle w:val="4a"/>
        <w:spacing w:line="348" w:lineRule="auto"/>
        <w:jc w:val="center"/>
        <w:rPr>
          <w:b/>
          <w:bCs/>
          <w:i w:val="0"/>
          <w:iCs w:val="0"/>
          <w:lang w:val="vi-VN"/>
        </w:rPr>
      </w:pPr>
      <w:r w:rsidRPr="00B3193B">
        <w:rPr>
          <w:b/>
          <w:bCs/>
          <w:i w:val="0"/>
          <w:iCs w:val="0"/>
        </w:rPr>
        <w:lastRenderedPageBreak/>
        <w:t>Cách trích dẫn tên tác giả</w:t>
      </w:r>
    </w:p>
    <w:p w14:paraId="1CA1BD11" w14:textId="73F60D01" w:rsidR="009C3D93" w:rsidRDefault="009C3D93" w:rsidP="00E106F2">
      <w:pPr>
        <w:pStyle w:val="4a"/>
        <w:spacing w:line="348" w:lineRule="auto"/>
        <w:rPr>
          <w:i w:val="0"/>
          <w:iCs w:val="0"/>
          <w:vertAlign w:val="superscript"/>
          <w:lang w:val="vi-VN"/>
        </w:rPr>
      </w:pPr>
      <w:r>
        <w:rPr>
          <w:i w:val="0"/>
          <w:iCs w:val="0"/>
          <w:lang w:val="vi-VN"/>
        </w:rPr>
        <w:t>Cách 1: Theo Gordon và cộng sự (2018), bệnh võng mạc thường xảy ra trên bệnh nhân mắc đái tháo đường nhiều hơn 10 năm.</w:t>
      </w:r>
      <w:r>
        <w:rPr>
          <w:i w:val="0"/>
          <w:iCs w:val="0"/>
          <w:vertAlign w:val="superscript"/>
          <w:lang w:val="vi-VN"/>
        </w:rPr>
        <w:t>12</w:t>
      </w:r>
    </w:p>
    <w:p w14:paraId="24BB05FC" w14:textId="77777777" w:rsidR="00B3193B" w:rsidRDefault="00B3193B" w:rsidP="00E106F2">
      <w:pPr>
        <w:pStyle w:val="4a"/>
        <w:spacing w:line="348" w:lineRule="auto"/>
        <w:rPr>
          <w:i w:val="0"/>
          <w:iCs w:val="0"/>
          <w:lang w:val="vi-VN"/>
        </w:rPr>
      </w:pPr>
    </w:p>
    <w:p w14:paraId="45B1061A" w14:textId="1C35737E" w:rsidR="00B3193B" w:rsidRDefault="00B3193B" w:rsidP="00E106F2">
      <w:pPr>
        <w:pStyle w:val="4a"/>
        <w:spacing w:line="348" w:lineRule="auto"/>
        <w:rPr>
          <w:i w:val="0"/>
          <w:iCs w:val="0"/>
          <w:lang w:val="vi-VN"/>
        </w:rPr>
      </w:pPr>
      <w:r>
        <w:rPr>
          <w:i w:val="0"/>
          <w:iCs w:val="0"/>
          <w:lang w:val="vi-VN"/>
        </w:rPr>
        <w:t>Đối với tác giả Việt nam thì viết đầy đủ tên và họ</w:t>
      </w:r>
    </w:p>
    <w:p w14:paraId="20929DB5" w14:textId="63EDB950" w:rsidR="00B3193B" w:rsidRPr="00B3193B" w:rsidRDefault="00B3193B" w:rsidP="00E106F2">
      <w:pPr>
        <w:pStyle w:val="4a"/>
        <w:spacing w:line="348" w:lineRule="auto"/>
        <w:rPr>
          <w:i w:val="0"/>
          <w:iCs w:val="0"/>
          <w:lang w:val="vi-VN"/>
        </w:rPr>
      </w:pPr>
      <w:r>
        <w:rPr>
          <w:i w:val="0"/>
          <w:iCs w:val="0"/>
          <w:lang w:val="vi-VN"/>
        </w:rPr>
        <w:t>Theo Hà Huy Tiến và cộng sự (2001), bệnh lác trong thường xảy ra trên bệnh nhân có tật khúc xạ không chỉnh kính.</w:t>
      </w:r>
      <w:r>
        <w:rPr>
          <w:i w:val="0"/>
          <w:iCs w:val="0"/>
          <w:vertAlign w:val="superscript"/>
          <w:lang w:val="vi-VN"/>
        </w:rPr>
        <w:t>12</w:t>
      </w:r>
    </w:p>
    <w:p w14:paraId="76990E33" w14:textId="77777777" w:rsidR="009C3D93" w:rsidRDefault="009C3D93" w:rsidP="00E106F2">
      <w:pPr>
        <w:pStyle w:val="4a"/>
        <w:spacing w:line="348" w:lineRule="auto"/>
        <w:rPr>
          <w:i w:val="0"/>
          <w:iCs w:val="0"/>
          <w:lang w:val="vi-VN"/>
        </w:rPr>
      </w:pPr>
    </w:p>
    <w:p w14:paraId="0ED64877" w14:textId="1564794A" w:rsidR="009C3D93" w:rsidRDefault="009C3D93" w:rsidP="00E106F2">
      <w:pPr>
        <w:pStyle w:val="4a"/>
        <w:spacing w:line="348" w:lineRule="auto"/>
        <w:rPr>
          <w:i w:val="0"/>
          <w:iCs w:val="0"/>
          <w:vertAlign w:val="superscript"/>
          <w:lang w:val="vi-VN"/>
        </w:rPr>
      </w:pPr>
      <w:r>
        <w:rPr>
          <w:i w:val="0"/>
          <w:iCs w:val="0"/>
          <w:lang w:val="vi-VN"/>
        </w:rPr>
        <w:t>Cách 2: Năm 2018, Gordon và cộng sự đã báo cáo bệnh võng mạc thường xảy ra trên bệnh nhân mắc đái tháo đường nhiều hơn 10 năm.</w:t>
      </w:r>
      <w:r>
        <w:rPr>
          <w:i w:val="0"/>
          <w:iCs w:val="0"/>
          <w:vertAlign w:val="superscript"/>
          <w:lang w:val="vi-VN"/>
        </w:rPr>
        <w:t>12</w:t>
      </w:r>
    </w:p>
    <w:p w14:paraId="67938268" w14:textId="77777777" w:rsidR="009C3D93" w:rsidRDefault="009C3D93" w:rsidP="00E106F2">
      <w:pPr>
        <w:pStyle w:val="4a"/>
        <w:spacing w:line="348" w:lineRule="auto"/>
        <w:rPr>
          <w:i w:val="0"/>
          <w:iCs w:val="0"/>
          <w:lang w:val="vi-VN"/>
        </w:rPr>
      </w:pPr>
    </w:p>
    <w:p w14:paraId="6A94C72F" w14:textId="77777777" w:rsidR="009C3D93" w:rsidRDefault="009C3D93" w:rsidP="00E106F2">
      <w:pPr>
        <w:pStyle w:val="4a"/>
        <w:spacing w:line="348" w:lineRule="auto"/>
        <w:rPr>
          <w:i w:val="0"/>
          <w:iCs w:val="0"/>
          <w:lang w:val="vi-VN"/>
        </w:rPr>
      </w:pPr>
    </w:p>
    <w:p w14:paraId="64BAAD24" w14:textId="61D91B2F" w:rsidR="009C3D93" w:rsidRDefault="009C3D93" w:rsidP="00E106F2">
      <w:pPr>
        <w:pStyle w:val="4a"/>
        <w:spacing w:line="348" w:lineRule="auto"/>
        <w:rPr>
          <w:i w:val="0"/>
          <w:iCs w:val="0"/>
          <w:vertAlign w:val="superscript"/>
          <w:lang w:val="vi-VN"/>
        </w:rPr>
      </w:pPr>
      <w:r>
        <w:rPr>
          <w:i w:val="0"/>
          <w:iCs w:val="0"/>
          <w:lang w:val="vi-VN"/>
        </w:rPr>
        <w:t>Cách 3: Theo báo cáo của Gordon và cộng sự (2018), bệnh võng mạc thường xảy ra trên bệnh nhân mắc đái tháo đường nhiều hơn 10 năm.</w:t>
      </w:r>
      <w:r>
        <w:rPr>
          <w:i w:val="0"/>
          <w:iCs w:val="0"/>
          <w:vertAlign w:val="superscript"/>
          <w:lang w:val="vi-VN"/>
        </w:rPr>
        <w:t>12</w:t>
      </w:r>
    </w:p>
    <w:p w14:paraId="27FA1A6C" w14:textId="77777777" w:rsidR="009C3D93" w:rsidRDefault="009C3D93" w:rsidP="00E106F2">
      <w:pPr>
        <w:pStyle w:val="4a"/>
        <w:spacing w:line="348" w:lineRule="auto"/>
        <w:rPr>
          <w:i w:val="0"/>
          <w:iCs w:val="0"/>
          <w:vertAlign w:val="superscript"/>
          <w:lang w:val="vi-VN"/>
        </w:rPr>
      </w:pPr>
    </w:p>
    <w:p w14:paraId="2E8E8719" w14:textId="1F6651B1" w:rsidR="009C3D93" w:rsidRDefault="009C3D93" w:rsidP="00E106F2">
      <w:pPr>
        <w:pStyle w:val="4a"/>
        <w:spacing w:line="348" w:lineRule="auto"/>
        <w:rPr>
          <w:i w:val="0"/>
          <w:iCs w:val="0"/>
          <w:lang w:val="vi-VN"/>
        </w:rPr>
      </w:pPr>
      <w:r>
        <w:rPr>
          <w:i w:val="0"/>
          <w:iCs w:val="0"/>
          <w:lang w:val="vi-VN"/>
        </w:rPr>
        <w:t>Cách 4: Với nhiều báo cáo cùng về 1 vấn đề (không dẫn quá 3 tài liệu)</w:t>
      </w:r>
    </w:p>
    <w:p w14:paraId="04A7A8C8" w14:textId="600DF4AA" w:rsidR="009C3D93" w:rsidRDefault="009C3D93" w:rsidP="00E106F2">
      <w:pPr>
        <w:pStyle w:val="4a"/>
        <w:spacing w:line="348" w:lineRule="auto"/>
        <w:rPr>
          <w:i w:val="0"/>
          <w:iCs w:val="0"/>
          <w:lang w:val="vi-VN"/>
        </w:rPr>
      </w:pPr>
      <w:r>
        <w:rPr>
          <w:i w:val="0"/>
          <w:iCs w:val="0"/>
          <w:lang w:val="vi-VN"/>
        </w:rPr>
        <w:t>Theo nhiều báo cáo</w:t>
      </w:r>
      <w:r w:rsidR="00B3193B">
        <w:rPr>
          <w:i w:val="0"/>
          <w:iCs w:val="0"/>
          <w:lang w:val="vi-VN"/>
        </w:rPr>
        <w:t xml:space="preserve"> gần đây</w:t>
      </w:r>
      <w:r>
        <w:rPr>
          <w:i w:val="0"/>
          <w:iCs w:val="0"/>
          <w:lang w:val="vi-VN"/>
        </w:rPr>
        <w:t>, bệnh võng mạc thường xảy ra trên bệnh nhân mắc đái tháo đường nhiều hơn 10 năm.</w:t>
      </w:r>
      <w:r>
        <w:rPr>
          <w:i w:val="0"/>
          <w:iCs w:val="0"/>
          <w:vertAlign w:val="superscript"/>
          <w:lang w:val="vi-VN"/>
        </w:rPr>
        <w:t>12, 23.46</w:t>
      </w:r>
    </w:p>
    <w:p w14:paraId="17F389D5" w14:textId="77777777" w:rsidR="009C3D93" w:rsidRPr="009C3D93" w:rsidRDefault="009C3D93" w:rsidP="00E106F2">
      <w:pPr>
        <w:pStyle w:val="4a"/>
        <w:spacing w:line="348" w:lineRule="auto"/>
        <w:rPr>
          <w:i w:val="0"/>
          <w:iCs w:val="0"/>
          <w:lang w:val="vi-VN"/>
        </w:rPr>
      </w:pPr>
    </w:p>
    <w:p w14:paraId="7073E098" w14:textId="77777777" w:rsidR="00EB2529" w:rsidRDefault="00EB2529">
      <w:pPr>
        <w:spacing w:after="160" w:line="259" w:lineRule="auto"/>
        <w:rPr>
          <w:color w:val="000000" w:themeColor="text1"/>
          <w:sz w:val="26"/>
          <w:szCs w:val="26"/>
          <w:lang w:eastAsia="ja-JP"/>
        </w:rPr>
      </w:pPr>
      <w:r>
        <w:rPr>
          <w:i/>
          <w:iCs/>
        </w:rPr>
        <w:br w:type="page"/>
      </w:r>
    </w:p>
    <w:p w14:paraId="2600AE9A" w14:textId="77777777" w:rsidR="00E106F2" w:rsidRDefault="00E106F2" w:rsidP="00E106F2">
      <w:pPr>
        <w:pStyle w:val="4a"/>
        <w:spacing w:line="348" w:lineRule="auto"/>
        <w:rPr>
          <w:i w:val="0"/>
          <w:iCs w:val="0"/>
        </w:rPr>
      </w:pPr>
    </w:p>
    <w:p w14:paraId="0C765617" w14:textId="3F3BD15C" w:rsidR="008F21D8" w:rsidRPr="00EB2529" w:rsidRDefault="00EB2529" w:rsidP="00EB2529">
      <w:pPr>
        <w:spacing w:after="160" w:line="259" w:lineRule="auto"/>
        <w:jc w:val="center"/>
        <w:rPr>
          <w:b/>
          <w:bCs/>
        </w:rPr>
      </w:pPr>
      <w:r w:rsidRPr="00EB2529">
        <w:rPr>
          <w:b/>
          <w:bCs/>
        </w:rPr>
        <w:t>Cách trình bày hình ảnh có nguồn gốc từ nơi khác</w:t>
      </w:r>
    </w:p>
    <w:p w14:paraId="3804FE31" w14:textId="402C6672"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Hình phải dịch Tiếng Anh sang tiếng Việt</w:t>
      </w:r>
    </w:p>
    <w:p w14:paraId="2B9615B0" w14:textId="05E37FA9"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Lồng hình vào Bẳng và xóa border</w:t>
      </w:r>
    </w:p>
    <w:p w14:paraId="6A55F64A" w14:textId="09DC67E4"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Đánh dấu hình bằng chữ A, B, C ….</w:t>
      </w:r>
    </w:p>
    <w:p w14:paraId="73B9D0DE" w14:textId="5829FA7E"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Kích thước hình đủ lớn để quan sát</w:t>
      </w:r>
    </w:p>
    <w:p w14:paraId="41D7283A" w14:textId="658FAB92"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Sử dụng mũi tên, dấu sao để chỉ rõ tổn thương</w:t>
      </w:r>
    </w:p>
    <w:p w14:paraId="04FB2151" w14:textId="0B01E2F7"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Có tiêu đề hình, chú thích hình (giải thích rõ) và nguồn tham khảo</w:t>
      </w:r>
    </w:p>
    <w:p w14:paraId="064BF148" w14:textId="6C01BCFB" w:rsidR="00EB2529" w:rsidRP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Nếu lấy từ địa chỉ internet thì địa chỉ đó không được quá dài, chỉ đ</w:t>
      </w:r>
      <w:r>
        <w:rPr>
          <w:color w:val="000000" w:themeColor="text1"/>
          <w:sz w:val="26"/>
          <w:szCs w:val="26"/>
          <w:lang w:val="vi-VN"/>
        </w:rPr>
        <w:t>ế</w:t>
      </w:r>
      <w:r>
        <w:rPr>
          <w:color w:val="000000" w:themeColor="text1"/>
          <w:sz w:val="26"/>
          <w:szCs w:val="26"/>
        </w:rPr>
        <w:t xml:space="preserve">n 3 </w:t>
      </w:r>
      <w:r>
        <w:rPr>
          <w:color w:val="000000" w:themeColor="text1"/>
          <w:sz w:val="26"/>
          <w:szCs w:val="26"/>
          <w:lang w:val="vi-VN"/>
        </w:rPr>
        <w:t>mức và</w:t>
      </w:r>
      <w:r>
        <w:rPr>
          <w:color w:val="000000" w:themeColor="text1"/>
          <w:sz w:val="26"/>
          <w:szCs w:val="26"/>
        </w:rPr>
        <w:t xml:space="preserve"> có dấu 3 chấm</w:t>
      </w:r>
      <w:r>
        <w:rPr>
          <w:color w:val="000000" w:themeColor="text1"/>
          <w:sz w:val="26"/>
          <w:szCs w:val="26"/>
          <w:lang w:val="vi-VN"/>
        </w:rPr>
        <w:t xml:space="preserve"> sau cùng </w:t>
      </w:r>
      <w:r>
        <w:rPr>
          <w:color w:val="000000" w:themeColor="text1"/>
          <w:sz w:val="26"/>
          <w:szCs w:val="26"/>
        </w:rPr>
        <w:t>(VD: www.diabetes.retinopathy...)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7"/>
        <w:gridCol w:w="4394"/>
      </w:tblGrid>
      <w:tr w:rsidR="008F21D8" w14:paraId="08AACF9F" w14:textId="77777777" w:rsidTr="008F21D8">
        <w:tc>
          <w:tcPr>
            <w:tcW w:w="4498" w:type="dxa"/>
          </w:tcPr>
          <w:p w14:paraId="27342925" w14:textId="5E740702" w:rsidR="008F21D8" w:rsidRPr="008F21D8" w:rsidRDefault="008F21D8" w:rsidP="008F21D8">
            <w:pPr>
              <w:spacing w:after="160" w:line="259" w:lineRule="auto"/>
              <w:jc w:val="center"/>
              <w:rPr>
                <w:b/>
                <w:bCs/>
                <w:color w:val="000000" w:themeColor="text1"/>
                <w:sz w:val="26"/>
                <w:szCs w:val="26"/>
                <w:lang w:eastAsia="ja-JP"/>
              </w:rPr>
            </w:pPr>
            <w:ins w:id="74" w:author="Microsoft Office User" w:date="2026-08-20T13:02:00Z">
              <w:r w:rsidRPr="0083427B">
                <w:rPr>
                  <w:noProof/>
                  <w:sz w:val="26"/>
                  <w:szCs w:val="26"/>
                  <w:rPrChange w:id="75" w:author="Unknown">
                    <w:rPr>
                      <w:noProof/>
                    </w:rPr>
                  </w:rPrChange>
                </w:rPr>
                <w:drawing>
                  <wp:inline distT="0" distB="0" distL="0" distR="0" wp14:anchorId="243DB71D" wp14:editId="3BDC8D54">
                    <wp:extent cx="2484720" cy="2085278"/>
                    <wp:effectExtent l="0" t="0" r="0" b="0"/>
                    <wp:docPr id="9004168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16858" name="Picture 9004168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87963" cy="2088000"/>
                            </a:xfrm>
                            <a:prstGeom prst="rect">
                              <a:avLst/>
                            </a:prstGeom>
                          </pic:spPr>
                        </pic:pic>
                      </a:graphicData>
                    </a:graphic>
                  </wp:inline>
                </w:drawing>
              </w:r>
            </w:ins>
          </w:p>
        </w:tc>
        <w:tc>
          <w:tcPr>
            <w:tcW w:w="4499" w:type="dxa"/>
          </w:tcPr>
          <w:p w14:paraId="171B2D70" w14:textId="4338C0FF" w:rsidR="008F21D8" w:rsidRPr="008F21D8" w:rsidRDefault="008F21D8" w:rsidP="008F21D8">
            <w:pPr>
              <w:spacing w:after="160" w:line="259" w:lineRule="auto"/>
              <w:jc w:val="center"/>
              <w:rPr>
                <w:b/>
                <w:bCs/>
                <w:color w:val="000000" w:themeColor="text1"/>
                <w:sz w:val="26"/>
                <w:szCs w:val="26"/>
                <w:lang w:eastAsia="ja-JP"/>
              </w:rPr>
            </w:pPr>
            <w:ins w:id="76" w:author="Microsoft Office User" w:date="2026-08-20T13:02:00Z">
              <w:r w:rsidRPr="0083427B">
                <w:rPr>
                  <w:noProof/>
                  <w:sz w:val="26"/>
                  <w:szCs w:val="26"/>
                  <w:rPrChange w:id="77" w:author="Unknown">
                    <w:rPr>
                      <w:noProof/>
                    </w:rPr>
                  </w:rPrChange>
                </w:rPr>
                <w:drawing>
                  <wp:inline distT="0" distB="0" distL="0" distR="0" wp14:anchorId="7350C768" wp14:editId="7CFED9A3">
                    <wp:extent cx="2486722" cy="2085278"/>
                    <wp:effectExtent l="0" t="0" r="8890" b="0"/>
                    <wp:docPr id="2433652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65284" name="Picture 243365284"/>
                            <pic:cNvPicPr/>
                          </pic:nvPicPr>
                          <pic:blipFill>
                            <a:blip r:embed="rId15">
                              <a:extLst>
                                <a:ext uri="{28A0092B-C50C-407E-A947-70E740481C1C}">
                                  <a14:useLocalDpi xmlns:a14="http://schemas.microsoft.com/office/drawing/2010/main" val="0"/>
                                </a:ext>
                              </a:extLst>
                            </a:blip>
                            <a:stretch>
                              <a:fillRect/>
                            </a:stretch>
                          </pic:blipFill>
                          <pic:spPr>
                            <a:xfrm>
                              <a:off x="0" y="0"/>
                              <a:ext cx="2489968" cy="2088000"/>
                            </a:xfrm>
                            <a:prstGeom prst="rect">
                              <a:avLst/>
                            </a:prstGeom>
                          </pic:spPr>
                        </pic:pic>
                      </a:graphicData>
                    </a:graphic>
                  </wp:inline>
                </w:drawing>
              </w:r>
            </w:ins>
          </w:p>
        </w:tc>
      </w:tr>
      <w:tr w:rsidR="008F21D8" w14:paraId="2D9B066B" w14:textId="77777777" w:rsidTr="008F21D8">
        <w:tc>
          <w:tcPr>
            <w:tcW w:w="4498" w:type="dxa"/>
          </w:tcPr>
          <w:p w14:paraId="1BEBC781" w14:textId="455A39F4" w:rsidR="008F21D8" w:rsidRPr="008F21D8" w:rsidRDefault="008F21D8" w:rsidP="008F21D8">
            <w:pPr>
              <w:spacing w:after="160" w:line="259" w:lineRule="auto"/>
              <w:jc w:val="center"/>
              <w:rPr>
                <w:b/>
                <w:bCs/>
                <w:color w:val="000000" w:themeColor="text1"/>
                <w:sz w:val="26"/>
                <w:szCs w:val="26"/>
                <w:lang w:eastAsia="ja-JP"/>
              </w:rPr>
            </w:pPr>
            <w:r w:rsidRPr="008F21D8">
              <w:rPr>
                <w:b/>
                <w:bCs/>
                <w:color w:val="000000" w:themeColor="text1"/>
                <w:sz w:val="26"/>
                <w:szCs w:val="26"/>
                <w:lang w:eastAsia="ja-JP"/>
              </w:rPr>
              <w:t>A</w:t>
            </w:r>
          </w:p>
        </w:tc>
        <w:tc>
          <w:tcPr>
            <w:tcW w:w="4499" w:type="dxa"/>
          </w:tcPr>
          <w:p w14:paraId="3F5150F1" w14:textId="316E240E" w:rsidR="008F21D8" w:rsidRPr="008F21D8" w:rsidRDefault="008F21D8" w:rsidP="008F21D8">
            <w:pPr>
              <w:spacing w:after="160" w:line="259" w:lineRule="auto"/>
              <w:jc w:val="center"/>
              <w:rPr>
                <w:b/>
                <w:bCs/>
                <w:color w:val="000000" w:themeColor="text1"/>
                <w:sz w:val="26"/>
                <w:szCs w:val="26"/>
                <w:lang w:eastAsia="ja-JP"/>
              </w:rPr>
            </w:pPr>
            <w:r w:rsidRPr="008F21D8">
              <w:rPr>
                <w:b/>
                <w:bCs/>
                <w:color w:val="000000" w:themeColor="text1"/>
                <w:sz w:val="26"/>
                <w:szCs w:val="26"/>
                <w:lang w:eastAsia="ja-JP"/>
              </w:rPr>
              <w:t>B</w:t>
            </w:r>
          </w:p>
        </w:tc>
      </w:tr>
    </w:tbl>
    <w:p w14:paraId="72910F16" w14:textId="7D6D28E4" w:rsidR="008F21D8" w:rsidRPr="0083427B" w:rsidRDefault="008F21D8" w:rsidP="008F21D8">
      <w:pPr>
        <w:pStyle w:val="Heading4"/>
        <w:spacing w:before="0" w:line="312" w:lineRule="auto"/>
        <w:jc w:val="center"/>
        <w:rPr>
          <w:ins w:id="78" w:author="Microsoft Office User" w:date="2026-08-20T11:43:00Z"/>
          <w:b/>
          <w:iCs/>
          <w:color w:val="auto"/>
          <w:szCs w:val="26"/>
        </w:rPr>
      </w:pPr>
      <w:bookmarkStart w:id="79" w:name="_Toc238222270"/>
      <w:ins w:id="80" w:author="Microsoft Office User" w:date="2026-08-20T11:43:00Z">
        <w:r w:rsidRPr="0083427B">
          <w:rPr>
            <w:b/>
            <w:color w:val="auto"/>
            <w:szCs w:val="26"/>
          </w:rPr>
          <w:t>Hình 3.16.</w:t>
        </w:r>
      </w:ins>
      <w:r>
        <w:rPr>
          <w:b/>
          <w:color w:val="auto"/>
          <w:szCs w:val="26"/>
        </w:rPr>
        <w:t xml:space="preserve"> C</w:t>
      </w:r>
      <w:ins w:id="81" w:author="Microsoft Office User" w:date="2026-08-20T11:43:00Z">
        <w:r w:rsidRPr="0083427B">
          <w:rPr>
            <w:b/>
            <w:color w:val="auto"/>
            <w:szCs w:val="26"/>
          </w:rPr>
          <w:t xml:space="preserve">hụp màu đáy mắt và OCT trước điều trị </w:t>
        </w:r>
        <w:bookmarkEnd w:id="79"/>
      </w:ins>
    </w:p>
    <w:p w14:paraId="306FF37B" w14:textId="60123C5E" w:rsidR="00E106F2" w:rsidRPr="008F21D8" w:rsidRDefault="008F21D8" w:rsidP="00D5583D">
      <w:pPr>
        <w:pStyle w:val="ListParagraph"/>
        <w:numPr>
          <w:ilvl w:val="0"/>
          <w:numId w:val="46"/>
        </w:numPr>
        <w:spacing w:after="160" w:line="259" w:lineRule="auto"/>
        <w:jc w:val="center"/>
        <w:rPr>
          <w:i/>
          <w:iCs/>
          <w:color w:val="000000" w:themeColor="text1"/>
          <w:sz w:val="26"/>
          <w:szCs w:val="26"/>
        </w:rPr>
      </w:pPr>
      <w:r w:rsidRPr="008F21D8">
        <w:rPr>
          <w:i/>
          <w:iCs/>
          <w:sz w:val="26"/>
          <w:szCs w:val="26"/>
        </w:rPr>
        <w:t>Chụp</w:t>
      </w:r>
      <w:ins w:id="82" w:author="Microsoft Office User" w:date="2026-08-20T11:43:00Z">
        <w:r w:rsidRPr="008F21D8">
          <w:rPr>
            <w:i/>
            <w:iCs/>
            <w:sz w:val="26"/>
            <w:szCs w:val="26"/>
          </w:rPr>
          <w:t xml:space="preserve"> màu đáy mắt trước điều trị: Gai thị phù, bờ mờ, cương tụ, bong thanh dịch hoàng điểm</w:t>
        </w:r>
      </w:ins>
      <w:r w:rsidRPr="008F21D8">
        <w:rPr>
          <w:i/>
          <w:iCs/>
          <w:sz w:val="26"/>
          <w:szCs w:val="26"/>
        </w:rPr>
        <w:t xml:space="preserve">. </w:t>
      </w:r>
      <w:ins w:id="83" w:author="Microsoft Office User" w:date="2026-08-20T11:43:00Z">
        <w:r w:rsidRPr="008F21D8">
          <w:rPr>
            <w:i/>
            <w:iCs/>
            <w:sz w:val="26"/>
            <w:szCs w:val="26"/>
          </w:rPr>
          <w:t>B</w:t>
        </w:r>
      </w:ins>
      <w:r w:rsidRPr="008F21D8">
        <w:rPr>
          <w:i/>
          <w:iCs/>
          <w:sz w:val="26"/>
          <w:szCs w:val="26"/>
        </w:rPr>
        <w:t>.</w:t>
      </w:r>
      <w:ins w:id="84" w:author="Microsoft Office User" w:date="2026-08-20T11:43:00Z">
        <w:r w:rsidRPr="008F21D8">
          <w:rPr>
            <w:i/>
            <w:iCs/>
            <w:sz w:val="26"/>
            <w:szCs w:val="26"/>
          </w:rPr>
          <w:t xml:space="preserve"> OCT trước điều trị: Chiều dày võng mạc trung tâm tăng, chấm trăng phản xạ trong võng mạc</w:t>
        </w:r>
      </w:ins>
      <w:ins w:id="85" w:author="Microsoft Office User" w:date="2026-08-21T10:16:00Z">
        <w:r w:rsidRPr="008F21D8">
          <w:rPr>
            <w:i/>
            <w:iCs/>
            <w:sz w:val="26"/>
            <w:szCs w:val="26"/>
          </w:rPr>
          <w:t>, chiều dày võng mạc trung tâm vùng hoàng điểm là 714 µm</w:t>
        </w:r>
      </w:ins>
      <w:r>
        <w:rPr>
          <w:i/>
          <w:iCs/>
          <w:sz w:val="26"/>
          <w:szCs w:val="26"/>
        </w:rPr>
        <w:t>.</w:t>
      </w:r>
    </w:p>
    <w:p w14:paraId="0E4C294A" w14:textId="50026A07" w:rsidR="008F21D8" w:rsidRDefault="008F21D8" w:rsidP="008F21D8">
      <w:pPr>
        <w:pStyle w:val="Heading1"/>
        <w:rPr>
          <w:rFonts w:eastAsia="AdvP7B72"/>
          <w:b w:val="0"/>
          <w:bCs/>
          <w:i/>
          <w:iCs/>
          <w:sz w:val="26"/>
          <w:vertAlign w:val="superscript"/>
          <w:lang w:eastAsia="zh-CN"/>
        </w:rPr>
      </w:pPr>
      <w:bookmarkStart w:id="86" w:name="_Toc238222218"/>
      <w:bookmarkStart w:id="87" w:name="_Toc238206896"/>
      <w:r w:rsidRPr="0083427B">
        <w:rPr>
          <w:b w:val="0"/>
          <w:i/>
          <w:iCs/>
          <w:color w:val="222222"/>
          <w:shd w:val="clear" w:color="auto" w:fill="FFFFFF"/>
        </w:rPr>
        <w:t>Nguồn:</w:t>
      </w:r>
      <w:r>
        <w:rPr>
          <w:b w:val="0"/>
          <w:i/>
          <w:iCs/>
          <w:color w:val="222222"/>
          <w:shd w:val="clear" w:color="auto" w:fill="FFFFFF"/>
          <w:lang w:val="en-US"/>
        </w:rPr>
        <w:t xml:space="preserve"> </w:t>
      </w:r>
      <w:ins w:id="88" w:author="May-02" w:date="2026-08-21T12:21:00Z">
        <w:r w:rsidRPr="0083427B">
          <w:rPr>
            <w:rFonts w:eastAsia="AdvP7B72"/>
            <w:b w:val="0"/>
            <w:bCs/>
            <w:i/>
            <w:iCs/>
            <w:sz w:val="26"/>
            <w:lang w:eastAsia="zh-CN"/>
            <w:rPrChange w:id="89" w:author="May-02" w:date="2026-08-21T12:21:00Z">
              <w:rPr>
                <w:rFonts w:eastAsia="AdvP7B72"/>
                <w:b w:val="0"/>
                <w:bCs/>
                <w:i/>
                <w:iCs/>
                <w:sz w:val="24"/>
                <w:szCs w:val="24"/>
                <w:lang w:val="en-US" w:eastAsia="zh-CN"/>
              </w:rPr>
            </w:rPrChange>
          </w:rPr>
          <w:t>J Neuro-Ophthalmol</w:t>
        </w:r>
      </w:ins>
      <w:bookmarkEnd w:id="86"/>
      <w:r>
        <w:rPr>
          <w:rFonts w:eastAsia="AdvP7B72"/>
          <w:b w:val="0"/>
          <w:bCs/>
          <w:i/>
          <w:iCs/>
          <w:sz w:val="26"/>
          <w:lang w:val="en-US" w:eastAsia="zh-CN"/>
        </w:rPr>
        <w:t>, Jacob và cộng sự (2001)</w:t>
      </w:r>
      <w:r>
        <w:rPr>
          <w:rFonts w:eastAsia="AdvP7B72"/>
          <w:b w:val="0"/>
          <w:bCs/>
          <w:i/>
          <w:iCs/>
          <w:sz w:val="26"/>
          <w:vertAlign w:val="superscript"/>
          <w:lang w:val="en-US" w:eastAsia="zh-CN"/>
        </w:rPr>
        <w:t>23</w:t>
      </w:r>
      <w:del w:id="90" w:author="May-02" w:date="2026-08-21T12:21:00Z">
        <w:r w:rsidRPr="0083427B" w:rsidDel="000C49BD">
          <w:rPr>
            <w:rFonts w:eastAsia="Times New Roman"/>
            <w:b w:val="0"/>
            <w:i/>
            <w:iCs/>
            <w:color w:val="000000"/>
            <w:kern w:val="36"/>
          </w:rPr>
          <w:delText>Multimodal Imaging in Idiopathic Neuroretinitis with Localized Choroidal Insufficiency: A Case Report</w:delText>
        </w:r>
      </w:del>
      <w:bookmarkEnd w:id="87"/>
    </w:p>
    <w:p w14:paraId="56910855" w14:textId="77777777" w:rsidR="00EB2529" w:rsidRDefault="00EB2529" w:rsidP="00EB2529">
      <w:pPr>
        <w:rPr>
          <w:lang w:val="vi-VN" w:eastAsia="zh-CN"/>
        </w:rPr>
      </w:pPr>
    </w:p>
    <w:p w14:paraId="43D53B20" w14:textId="60218A5F" w:rsidR="00B3193B" w:rsidRDefault="00B3193B">
      <w:pPr>
        <w:spacing w:after="160" w:line="259" w:lineRule="auto"/>
        <w:rPr>
          <w:sz w:val="26"/>
          <w:szCs w:val="26"/>
          <w:lang w:val="vi-VN" w:eastAsia="zh-CN"/>
        </w:rPr>
      </w:pPr>
      <w:r>
        <w:rPr>
          <w:sz w:val="26"/>
          <w:szCs w:val="26"/>
          <w:lang w:val="vi-VN" w:eastAsia="zh-CN"/>
        </w:rPr>
        <w:br w:type="page"/>
      </w:r>
    </w:p>
    <w:p w14:paraId="01C6556D" w14:textId="77777777" w:rsidR="00EB2529" w:rsidRPr="00EB2529" w:rsidRDefault="00EB2529" w:rsidP="00EB2529">
      <w:pPr>
        <w:rPr>
          <w:sz w:val="26"/>
          <w:szCs w:val="26"/>
          <w:lang w:val="vi-VN" w:eastAsia="zh-CN"/>
        </w:rPr>
      </w:pPr>
    </w:p>
    <w:p w14:paraId="01EFBB1F" w14:textId="474A75E3" w:rsidR="00B3193B" w:rsidRDefault="00B3193B">
      <w:pPr>
        <w:spacing w:after="160" w:line="259" w:lineRule="auto"/>
        <w:rPr>
          <w:b/>
          <w:bCs/>
          <w:sz w:val="26"/>
          <w:szCs w:val="26"/>
          <w:lang w:val="vi-VN" w:eastAsia="zh-CN"/>
        </w:rPr>
      </w:pPr>
      <w:r w:rsidRPr="00B3193B">
        <w:rPr>
          <w:b/>
          <w:bCs/>
          <w:sz w:val="26"/>
          <w:szCs w:val="26"/>
          <w:lang w:val="vi-VN" w:eastAsia="zh-CN"/>
        </w:rPr>
        <w:t>Với Bảng biểu t</w:t>
      </w:r>
      <w:r>
        <w:rPr>
          <w:b/>
          <w:bCs/>
          <w:sz w:val="26"/>
          <w:szCs w:val="26"/>
          <w:lang w:val="vi-VN" w:eastAsia="zh-CN"/>
        </w:rPr>
        <w:t>r</w:t>
      </w:r>
      <w:r w:rsidRPr="00B3193B">
        <w:rPr>
          <w:b/>
          <w:bCs/>
          <w:sz w:val="26"/>
          <w:szCs w:val="26"/>
          <w:lang w:val="vi-VN" w:eastAsia="zh-CN"/>
        </w:rPr>
        <w:t>ích dẫn từ nơi khác, cách trình bày cũng tương tự</w:t>
      </w:r>
    </w:p>
    <w:p w14:paraId="130B96B7" w14:textId="24E07951" w:rsidR="00B3193B" w:rsidRDefault="00B3193B" w:rsidP="00B3193B">
      <w:pPr>
        <w:spacing w:after="160" w:line="259" w:lineRule="auto"/>
        <w:jc w:val="center"/>
        <w:rPr>
          <w:b/>
          <w:bCs/>
          <w:sz w:val="26"/>
          <w:szCs w:val="26"/>
          <w:lang w:val="vi-VN" w:eastAsia="zh-CN"/>
        </w:rPr>
      </w:pPr>
      <w:r>
        <w:rPr>
          <w:b/>
          <w:bCs/>
          <w:sz w:val="26"/>
          <w:szCs w:val="26"/>
          <w:lang w:val="vi-VN" w:eastAsia="zh-CN"/>
        </w:rPr>
        <w:t>Bảng 1.1. Phân độ sụp mi</w:t>
      </w:r>
    </w:p>
    <w:p w14:paraId="1873243F" w14:textId="138534FD" w:rsidR="00B3193B" w:rsidRPr="00B3193B" w:rsidRDefault="00B3193B" w:rsidP="00B3193B">
      <w:pPr>
        <w:spacing w:after="160" w:line="259" w:lineRule="auto"/>
        <w:jc w:val="center"/>
        <w:rPr>
          <w:i/>
          <w:iCs/>
          <w:sz w:val="26"/>
          <w:szCs w:val="26"/>
          <w:vertAlign w:val="superscript"/>
          <w:lang w:val="vi-VN" w:eastAsia="zh-CN"/>
        </w:rPr>
      </w:pPr>
      <w:r w:rsidRPr="00B3193B">
        <w:rPr>
          <w:i/>
          <w:iCs/>
          <w:sz w:val="26"/>
          <w:szCs w:val="26"/>
          <w:lang w:val="vi-VN" w:eastAsia="zh-CN"/>
        </w:rPr>
        <w:t>Nguồn: Beard và cộng sự (1996)</w:t>
      </w:r>
      <w:r w:rsidRPr="00B3193B">
        <w:rPr>
          <w:i/>
          <w:iCs/>
          <w:sz w:val="26"/>
          <w:szCs w:val="26"/>
          <w:vertAlign w:val="superscript"/>
          <w:lang w:val="vi-VN" w:eastAsia="zh-CN"/>
        </w:rPr>
        <w:t>12</w:t>
      </w:r>
    </w:p>
    <w:p w14:paraId="2E3A55E1" w14:textId="01D8C16D" w:rsidR="00B3193B" w:rsidRPr="00B3193B" w:rsidRDefault="00B3193B" w:rsidP="00B3193B">
      <w:pPr>
        <w:spacing w:after="160" w:line="259" w:lineRule="auto"/>
        <w:jc w:val="center"/>
        <w:rPr>
          <w:b/>
          <w:bCs/>
          <w:sz w:val="26"/>
          <w:szCs w:val="26"/>
          <w:lang w:val="vi-VN" w:eastAsia="zh-CN"/>
        </w:rPr>
      </w:pPr>
      <w:r w:rsidRPr="00B3193B">
        <w:rPr>
          <w:b/>
          <w:bCs/>
          <w:noProof/>
          <w:sz w:val="26"/>
          <w:szCs w:val="26"/>
        </w:rPr>
        <w:drawing>
          <wp:inline distT="0" distB="0" distL="0" distR="0" wp14:anchorId="73812AB7" wp14:editId="3D50B08F">
            <wp:extent cx="3153215" cy="1305107"/>
            <wp:effectExtent l="0" t="0" r="9525" b="9525"/>
            <wp:docPr id="94466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64241" name=""/>
                    <pic:cNvPicPr/>
                  </pic:nvPicPr>
                  <pic:blipFill>
                    <a:blip r:embed="rId16"/>
                    <a:stretch>
                      <a:fillRect/>
                    </a:stretch>
                  </pic:blipFill>
                  <pic:spPr>
                    <a:xfrm>
                      <a:off x="0" y="0"/>
                      <a:ext cx="3153215" cy="1305107"/>
                    </a:xfrm>
                    <a:prstGeom prst="rect">
                      <a:avLst/>
                    </a:prstGeom>
                  </pic:spPr>
                </pic:pic>
              </a:graphicData>
            </a:graphic>
          </wp:inline>
        </w:drawing>
      </w:r>
    </w:p>
    <w:p w14:paraId="1BF10FDA" w14:textId="30C7F431" w:rsidR="009C3D93" w:rsidRDefault="009C3D93">
      <w:pPr>
        <w:spacing w:after="160" w:line="259" w:lineRule="auto"/>
        <w:rPr>
          <w:sz w:val="26"/>
          <w:szCs w:val="26"/>
          <w:lang w:val="vi-VN" w:eastAsia="zh-CN"/>
        </w:rPr>
      </w:pPr>
      <w:r>
        <w:rPr>
          <w:sz w:val="26"/>
          <w:szCs w:val="26"/>
          <w:lang w:val="vi-VN" w:eastAsia="zh-CN"/>
        </w:rPr>
        <w:br w:type="page"/>
      </w:r>
    </w:p>
    <w:p w14:paraId="442DBD53" w14:textId="1E9CE9F8" w:rsidR="00EB2529" w:rsidRPr="00EB2529" w:rsidRDefault="00EB2529" w:rsidP="00EB2529">
      <w:pPr>
        <w:rPr>
          <w:sz w:val="26"/>
          <w:szCs w:val="26"/>
          <w:lang w:val="vi-VN" w:eastAsia="zh-CN"/>
        </w:rPr>
      </w:pPr>
      <w:r w:rsidRPr="00EB2529">
        <w:rPr>
          <w:sz w:val="26"/>
          <w:szCs w:val="26"/>
          <w:lang w:val="vi-VN" w:eastAsia="zh-CN"/>
        </w:rPr>
        <w:lastRenderedPageBreak/>
        <w:t xml:space="preserve">Hoặc </w:t>
      </w:r>
      <w:r w:rsidR="009C3D93">
        <w:rPr>
          <w:sz w:val="26"/>
          <w:szCs w:val="26"/>
          <w:lang w:val="vi-VN" w:eastAsia="zh-CN"/>
        </w:rPr>
        <w:t xml:space="preserve">hình </w:t>
      </w:r>
      <w:r w:rsidRPr="00EB2529">
        <w:rPr>
          <w:sz w:val="26"/>
          <w:szCs w:val="26"/>
          <w:lang w:val="vi-VN" w:eastAsia="zh-CN"/>
        </w:rPr>
        <w:t>ảnh lấy từ internet</w:t>
      </w:r>
    </w:p>
    <w:p w14:paraId="5E604C94" w14:textId="77777777" w:rsidR="00EB2529" w:rsidRDefault="00EB2529" w:rsidP="00EB2529">
      <w:pPr>
        <w:rPr>
          <w:lang w:val="vi-VN" w:eastAsia="zh-CN"/>
        </w:rPr>
      </w:pPr>
    </w:p>
    <w:p w14:paraId="2375541E" w14:textId="5C17A6B3" w:rsidR="00EB2529" w:rsidRPr="00EB2529" w:rsidRDefault="00EB2529" w:rsidP="00EB2529">
      <w:pPr>
        <w:jc w:val="center"/>
        <w:rPr>
          <w:lang w:val="vi-VN" w:eastAsia="zh-CN"/>
        </w:rPr>
      </w:pPr>
      <w:bookmarkStart w:id="91" w:name="_Toc238222215"/>
      <w:ins w:id="92" w:author="May-02" w:date="2026-08-21T12:19:00Z">
        <w:r w:rsidRPr="0083427B">
          <w:rPr>
            <w:b/>
            <w:bCs/>
            <w:i/>
            <w:noProof/>
            <w:sz w:val="26"/>
            <w:szCs w:val="26"/>
            <w:rPrChange w:id="93" w:author="Unknown">
              <w:rPr>
                <w:noProof/>
              </w:rPr>
            </w:rPrChange>
          </w:rPr>
          <w:drawing>
            <wp:inline distT="0" distB="0" distL="0" distR="0" wp14:anchorId="1262FD1E" wp14:editId="3A634807">
              <wp:extent cx="5575935" cy="177333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t="10360" r="5789" b="40352"/>
                      <a:stretch/>
                    </pic:blipFill>
                    <pic:spPr bwMode="auto">
                      <a:xfrm>
                        <a:off x="0" y="0"/>
                        <a:ext cx="5575935" cy="1773330"/>
                      </a:xfrm>
                      <a:prstGeom prst="rect">
                        <a:avLst/>
                      </a:prstGeom>
                      <a:ln>
                        <a:noFill/>
                      </a:ln>
                      <a:extLst>
                        <a:ext uri="{53640926-AAD7-44D8-BBD7-CCE9431645EC}">
                          <a14:shadowObscured xmlns:a14="http://schemas.microsoft.com/office/drawing/2010/main"/>
                        </a:ext>
                      </a:extLst>
                    </pic:spPr>
                  </pic:pic>
                </a:graphicData>
              </a:graphic>
            </wp:inline>
          </w:drawing>
        </w:r>
      </w:ins>
      <w:bookmarkEnd w:id="91"/>
    </w:p>
    <w:p w14:paraId="1CDBE188" w14:textId="1AD8B86D" w:rsidR="008F21D8" w:rsidRPr="008F21D8" w:rsidRDefault="008F21D8" w:rsidP="008F21D8">
      <w:pPr>
        <w:pStyle w:val="ListParagraph"/>
        <w:spacing w:after="160" w:line="259" w:lineRule="auto"/>
        <w:rPr>
          <w:i/>
          <w:iCs/>
          <w:color w:val="000000" w:themeColor="text1"/>
          <w:sz w:val="26"/>
          <w:szCs w:val="26"/>
        </w:rPr>
      </w:pPr>
    </w:p>
    <w:p w14:paraId="5C8CB95B" w14:textId="6A32D827" w:rsidR="00EB2529" w:rsidRPr="009C3D93" w:rsidRDefault="00EB2529">
      <w:pPr>
        <w:pStyle w:val="NormalWeb"/>
        <w:spacing w:beforeAutospacing="0" w:afterAutospacing="0" w:line="360" w:lineRule="auto"/>
        <w:ind w:right="-143" w:hanging="284"/>
        <w:jc w:val="both"/>
        <w:outlineLvl w:val="2"/>
        <w:rPr>
          <w:ins w:id="94" w:author="May-02" w:date="2026-08-21T11:51:00Z"/>
          <w:b/>
          <w:bCs/>
          <w:iCs/>
          <w:sz w:val="26"/>
          <w:szCs w:val="26"/>
          <w:lang w:val="vi-VN"/>
        </w:rPr>
        <w:pPrChange w:id="95" w:author="May-02" w:date="2026-08-21T12:20:00Z">
          <w:pPr>
            <w:pStyle w:val="NormalWeb"/>
            <w:spacing w:line="305" w:lineRule="auto"/>
            <w:jc w:val="both"/>
            <w:outlineLvl w:val="2"/>
          </w:pPr>
        </w:pPrChange>
      </w:pPr>
      <w:bookmarkStart w:id="96" w:name="_Toc238222216"/>
      <w:bookmarkStart w:id="97" w:name="_Toc205222441"/>
      <w:bookmarkStart w:id="98" w:name="_Toc220655235"/>
      <w:bookmarkStart w:id="99" w:name="_Toc238279166"/>
      <w:ins w:id="100" w:author="May-02" w:date="2026-08-21T11:51:00Z">
        <w:r w:rsidRPr="009C3D93">
          <w:rPr>
            <w:b/>
            <w:bCs/>
            <w:iCs/>
            <w:sz w:val="26"/>
            <w:szCs w:val="26"/>
            <w:lang w:val="vi-VN"/>
          </w:rPr>
          <w:t>Hình 1.2. Các thì chụp mạch huỳnh quang trong bệnh viêm võng mạc thị thần kinh</w:t>
        </w:r>
        <w:bookmarkEnd w:id="96"/>
      </w:ins>
    </w:p>
    <w:p w14:paraId="1DAFBC21" w14:textId="167F428F" w:rsidR="00EB2529" w:rsidRPr="0083427B" w:rsidRDefault="00EB2529" w:rsidP="00EB2529">
      <w:pPr>
        <w:pStyle w:val="Heading1"/>
        <w:rPr>
          <w:ins w:id="101" w:author="May-02" w:date="2026-08-21T11:51:00Z"/>
          <w:b w:val="0"/>
          <w:i/>
          <w:lang w:val="en-US"/>
          <w:rPrChange w:id="102" w:author="May-02" w:date="2026-08-21T11:52:00Z">
            <w:rPr>
              <w:ins w:id="103" w:author="May-02" w:date="2026-08-21T11:51:00Z"/>
              <w:i/>
              <w:lang w:val="en-US"/>
            </w:rPr>
          </w:rPrChange>
        </w:rPr>
      </w:pPr>
      <w:bookmarkStart w:id="104" w:name="_Toc238206895"/>
      <w:bookmarkStart w:id="105" w:name="_Toc238222217"/>
      <w:ins w:id="106" w:author="May-02" w:date="2026-08-21T11:51:00Z">
        <w:r w:rsidRPr="0083427B">
          <w:rPr>
            <w:b w:val="0"/>
            <w:bCs/>
            <w:i/>
            <w:sz w:val="26"/>
            <w:lang w:eastAsia="en-US"/>
            <w:rPrChange w:id="107" w:author="May-02" w:date="2026-08-21T11:52:00Z">
              <w:rPr>
                <w:rFonts w:eastAsia="SimSun"/>
                <w:b w:val="0"/>
                <w:bCs/>
                <w:i/>
                <w:sz w:val="24"/>
                <w:szCs w:val="24"/>
                <w:lang w:val="en-US" w:eastAsia="zh-CN"/>
              </w:rPr>
            </w:rPrChange>
          </w:rPr>
          <w:t>A. Thì sớm không cho thấy chậm đổ đầy động mạch hay thiếu tưới máu</w:t>
        </w:r>
      </w:ins>
      <w:r w:rsidR="009C3D93">
        <w:rPr>
          <w:b w:val="0"/>
          <w:bCs/>
          <w:i/>
          <w:sz w:val="26"/>
          <w:lang w:eastAsia="en-US"/>
        </w:rPr>
        <w:t>.</w:t>
      </w:r>
      <w:ins w:id="108" w:author="May-02" w:date="2026-08-21T11:51:00Z">
        <w:r w:rsidRPr="0083427B">
          <w:rPr>
            <w:b w:val="0"/>
            <w:bCs/>
            <w:i/>
            <w:sz w:val="26"/>
            <w:lang w:eastAsia="en-US"/>
            <w:rPrChange w:id="109" w:author="May-02" w:date="2026-08-21T11:52:00Z">
              <w:rPr>
                <w:rFonts w:eastAsia="SimSun"/>
                <w:b w:val="0"/>
                <w:bCs/>
                <w:i/>
                <w:sz w:val="24"/>
                <w:szCs w:val="24"/>
                <w:lang w:val="en-US" w:eastAsia="zh-CN"/>
              </w:rPr>
            </w:rPrChange>
          </w:rPr>
          <w:t xml:space="preserve"> B.  Thì giữa biểu hiện rò rỉ thuốc tại đĩa thị</w:t>
        </w:r>
      </w:ins>
      <w:r w:rsidR="009C3D93">
        <w:rPr>
          <w:b w:val="0"/>
          <w:bCs/>
          <w:i/>
          <w:sz w:val="26"/>
          <w:lang w:eastAsia="en-US"/>
        </w:rPr>
        <w:t>.</w:t>
      </w:r>
      <w:ins w:id="110" w:author="May-02" w:date="2026-08-21T11:51:00Z">
        <w:r w:rsidRPr="0083427B">
          <w:rPr>
            <w:b w:val="0"/>
            <w:bCs/>
            <w:i/>
            <w:sz w:val="26"/>
            <w:lang w:eastAsia="en-US"/>
            <w:rPrChange w:id="111" w:author="May-02" w:date="2026-08-21T11:52:00Z">
              <w:rPr>
                <w:rFonts w:eastAsia="SimSun"/>
                <w:b w:val="0"/>
                <w:bCs/>
                <w:i/>
                <w:sz w:val="24"/>
                <w:szCs w:val="24"/>
                <w:lang w:val="en-US" w:eastAsia="zh-CN"/>
              </w:rPr>
            </w:rPrChange>
          </w:rPr>
          <w:t xml:space="preserve"> C.  Thì cuối tăng huỳnh quang khu trú, lan dần ra võng mạc quanh gai theo thời gian quan sát</w:t>
        </w:r>
      </w:ins>
      <w:bookmarkEnd w:id="104"/>
      <w:bookmarkEnd w:id="105"/>
      <w:r w:rsidR="009C3D93">
        <w:rPr>
          <w:b w:val="0"/>
          <w:bCs/>
          <w:i/>
          <w:sz w:val="26"/>
          <w:lang w:eastAsia="en-US"/>
        </w:rPr>
        <w:t>.</w:t>
      </w:r>
    </w:p>
    <w:p w14:paraId="79D0F488" w14:textId="77777777" w:rsidR="00EB2529" w:rsidRPr="0041578C" w:rsidDel="00596438" w:rsidRDefault="00EB2529" w:rsidP="00EB2529">
      <w:pPr>
        <w:pStyle w:val="NormalWeb"/>
        <w:spacing w:beforeAutospacing="0" w:afterAutospacing="0" w:line="360" w:lineRule="auto"/>
        <w:ind w:right="-143" w:hanging="284"/>
        <w:jc w:val="center"/>
        <w:outlineLvl w:val="3"/>
        <w:rPr>
          <w:del w:id="112" w:author="May-02" w:date="2026-08-21T11:51:00Z"/>
          <w:i/>
          <w:sz w:val="26"/>
          <w:szCs w:val="26"/>
          <w:lang w:val="vi-VN"/>
        </w:rPr>
      </w:pPr>
      <w:del w:id="113" w:author="May-02" w:date="2026-08-21T11:51:00Z">
        <w:r w:rsidRPr="0041578C" w:rsidDel="00596438">
          <w:rPr>
            <w:i/>
            <w:sz w:val="26"/>
            <w:szCs w:val="26"/>
            <w:lang w:val="vi-VN"/>
          </w:rPr>
          <w:delText>Hình 1.2. Các thì chụp mạch huỳnh quang trong bệnh viêm võng mạc thị thần kinh</w:delText>
        </w:r>
      </w:del>
    </w:p>
    <w:p w14:paraId="60420E99" w14:textId="77777777" w:rsidR="00EB2529" w:rsidRPr="0041578C" w:rsidDel="00596438" w:rsidRDefault="00EB2529" w:rsidP="00EB2529">
      <w:pPr>
        <w:pStyle w:val="NormalWeb"/>
        <w:spacing w:beforeAutospacing="0" w:afterAutospacing="0" w:line="360" w:lineRule="auto"/>
        <w:ind w:left="-284" w:right="-284"/>
        <w:jc w:val="center"/>
        <w:rPr>
          <w:del w:id="114" w:author="May-02" w:date="2026-08-21T11:51:00Z"/>
          <w:i/>
          <w:color w:val="222222"/>
          <w:sz w:val="26"/>
          <w:szCs w:val="26"/>
          <w:shd w:val="clear" w:color="auto" w:fill="FFFFFF"/>
          <w:lang w:val="vi-VN"/>
        </w:rPr>
      </w:pPr>
      <w:del w:id="115" w:author="May-02" w:date="2026-08-21T11:51:00Z">
        <w:r w:rsidRPr="0041578C" w:rsidDel="00596438">
          <w:rPr>
            <w:i/>
            <w:sz w:val="26"/>
            <w:szCs w:val="26"/>
            <w:shd w:val="clear" w:color="auto" w:fill="FFFFFF"/>
          </w:rPr>
          <w:delText>D. Thì sớm không cho thấy chậm đổ đầy động mạch hay thiếu tưới máu, E</w:delText>
        </w:r>
        <w:r w:rsidRPr="0041578C" w:rsidDel="00596438">
          <w:rPr>
            <w:rFonts w:eastAsia="SimSun"/>
            <w:i/>
            <w:color w:val="222222"/>
            <w:sz w:val="26"/>
            <w:szCs w:val="26"/>
            <w:shd w:val="clear" w:color="auto" w:fill="FFFFFF"/>
            <w:lang w:eastAsia="zh-CN"/>
            <w:rPrChange w:id="116" w:author="May-02" w:date="2026-08-20T20:24:00Z">
              <w:rPr>
                <w:rFonts w:ascii="Arial" w:eastAsia="SimSun" w:hAnsi="Arial" w:cs="Arial"/>
                <w:color w:val="222222"/>
                <w:sz w:val="20"/>
                <w:szCs w:val="20"/>
                <w:shd w:val="clear" w:color="auto" w:fill="FFFFFF"/>
                <w:lang w:eastAsia="zh-CN"/>
              </w:rPr>
            </w:rPrChange>
          </w:rPr>
          <w:delText xml:space="preserve"> </w:delText>
        </w:r>
        <w:r w:rsidRPr="0041578C" w:rsidDel="00596438">
          <w:rPr>
            <w:i/>
            <w:color w:val="222222"/>
            <w:sz w:val="26"/>
            <w:szCs w:val="26"/>
            <w:shd w:val="clear" w:color="auto" w:fill="FFFFFF"/>
          </w:rPr>
          <w:delText>giai đoạn giữa cho thấy rò rỉ ở đĩa thị giác mà không có sự nhuộm màu muộn của thành tĩnh mạch.</w:delText>
        </w:r>
      </w:del>
    </w:p>
    <w:p w14:paraId="16C81D2F" w14:textId="79A74BD1" w:rsidR="00EB2529" w:rsidRPr="0041578C" w:rsidRDefault="00EB2529" w:rsidP="00EB2529">
      <w:pPr>
        <w:spacing w:after="160" w:line="259" w:lineRule="auto"/>
        <w:jc w:val="center"/>
        <w:rPr>
          <w:rFonts w:eastAsia="AdvP7B72"/>
          <w:i/>
          <w:sz w:val="26"/>
          <w:szCs w:val="26"/>
          <w:lang w:val="vi-VN" w:eastAsia="zh-CN"/>
        </w:rPr>
      </w:pPr>
      <w:r w:rsidRPr="0041578C">
        <w:rPr>
          <w:i/>
          <w:color w:val="222222"/>
          <w:shd w:val="clear" w:color="auto" w:fill="FFFFFF"/>
        </w:rPr>
        <w:t>Nguồn:</w:t>
      </w:r>
      <w:r w:rsidRPr="0041578C">
        <w:rPr>
          <w:rFonts w:eastAsia="AdvP7B72"/>
          <w:i/>
          <w:sz w:val="26"/>
          <w:szCs w:val="26"/>
          <w:lang w:val="vi-VN" w:eastAsia="zh-CN"/>
        </w:rPr>
        <w:t xml:space="preserve"> www.neuropathy.angiography</w:t>
      </w:r>
      <w:r w:rsidR="0041578C" w:rsidRPr="0041578C">
        <w:rPr>
          <w:rFonts w:eastAsia="AdvP7B72"/>
          <w:i/>
          <w:sz w:val="26"/>
          <w:szCs w:val="26"/>
          <w:lang w:val="vi-VN" w:eastAsia="zh-CN"/>
        </w:rPr>
        <w:t>.optic...</w:t>
      </w:r>
    </w:p>
    <w:p w14:paraId="7A5030E4" w14:textId="77777777" w:rsidR="00EB2529" w:rsidRDefault="00EB2529">
      <w:pPr>
        <w:spacing w:after="160" w:line="259" w:lineRule="auto"/>
        <w:rPr>
          <w:rFonts w:eastAsia="AdvP7B72"/>
          <w:b/>
          <w:bCs/>
          <w:i/>
          <w:iCs/>
          <w:sz w:val="26"/>
          <w:szCs w:val="26"/>
          <w:lang w:val="vi-VN" w:eastAsia="zh-CN"/>
        </w:rPr>
      </w:pPr>
      <w:r>
        <w:rPr>
          <w:rFonts w:eastAsia="AdvP7B72"/>
          <w:b/>
          <w:bCs/>
          <w:i/>
          <w:iCs/>
          <w:sz w:val="26"/>
          <w:szCs w:val="26"/>
          <w:lang w:val="vi-VN" w:eastAsia="zh-CN"/>
        </w:rPr>
        <w:br w:type="page"/>
      </w:r>
    </w:p>
    <w:p w14:paraId="78B9BAED" w14:textId="1378A7C0" w:rsidR="00C81489" w:rsidRPr="00CF3573" w:rsidRDefault="00C81489" w:rsidP="00547982">
      <w:pPr>
        <w:pStyle w:val="1a"/>
        <w:rPr>
          <w:color w:val="000000" w:themeColor="text1"/>
        </w:rPr>
      </w:pPr>
      <w:r w:rsidRPr="00CF3573">
        <w:rPr>
          <w:color w:val="000000" w:themeColor="text1"/>
        </w:rPr>
        <w:lastRenderedPageBreak/>
        <w:t>CHƯƠNG 2</w:t>
      </w:r>
      <w:bookmarkEnd w:id="97"/>
      <w:bookmarkEnd w:id="98"/>
      <w:bookmarkEnd w:id="99"/>
    </w:p>
    <w:p w14:paraId="0B5A7401" w14:textId="484ACD7B" w:rsidR="00D54F74" w:rsidRPr="00CF3573" w:rsidRDefault="00D54F74" w:rsidP="00547982">
      <w:pPr>
        <w:pStyle w:val="1a"/>
        <w:rPr>
          <w:color w:val="000000" w:themeColor="text1"/>
        </w:rPr>
      </w:pPr>
      <w:bookmarkStart w:id="117" w:name="_Toc204527620"/>
      <w:bookmarkStart w:id="118" w:name="_Toc205217906"/>
      <w:bookmarkStart w:id="119" w:name="_Toc205222442"/>
      <w:bookmarkStart w:id="120" w:name="_Toc220655236"/>
      <w:bookmarkStart w:id="121" w:name="_Toc238279167"/>
      <w:r w:rsidRPr="00CF3573">
        <w:rPr>
          <w:color w:val="000000" w:themeColor="text1"/>
        </w:rPr>
        <w:t>ĐỐI TƯỢNG VÀ PHƯƠNG PHÁP NGHIÊN CỨU</w:t>
      </w:r>
      <w:bookmarkEnd w:id="53"/>
      <w:bookmarkEnd w:id="54"/>
      <w:bookmarkEnd w:id="55"/>
      <w:bookmarkEnd w:id="117"/>
      <w:bookmarkEnd w:id="118"/>
      <w:bookmarkEnd w:id="119"/>
      <w:bookmarkEnd w:id="120"/>
      <w:bookmarkEnd w:id="121"/>
    </w:p>
    <w:p w14:paraId="12EE7FD6" w14:textId="77777777" w:rsidR="003608B7" w:rsidRPr="00CF3573" w:rsidRDefault="003608B7" w:rsidP="00C971D9">
      <w:pPr>
        <w:pStyle w:val="2a"/>
        <w:spacing w:line="360" w:lineRule="auto"/>
        <w:ind w:firstLine="567"/>
      </w:pPr>
      <w:bookmarkStart w:id="122" w:name="_Toc44537160"/>
      <w:bookmarkStart w:id="123" w:name="_Toc46329655"/>
      <w:bookmarkStart w:id="124" w:name="_Toc46330150"/>
      <w:bookmarkStart w:id="125" w:name="_Toc135990091"/>
      <w:bookmarkStart w:id="126" w:name="_Toc165418284"/>
      <w:bookmarkStart w:id="127" w:name="_Toc174543602"/>
      <w:bookmarkStart w:id="128" w:name="_Toc204525659"/>
      <w:bookmarkStart w:id="129" w:name="_Toc204525931"/>
      <w:bookmarkStart w:id="130" w:name="_Toc205222443"/>
    </w:p>
    <w:p w14:paraId="282103C3" w14:textId="7354D906" w:rsidR="00D54F74" w:rsidRPr="00CF3573" w:rsidRDefault="006E2901" w:rsidP="00547982">
      <w:pPr>
        <w:pStyle w:val="2a"/>
        <w:rPr>
          <w:i/>
        </w:rPr>
      </w:pPr>
      <w:bookmarkStart w:id="131" w:name="_Toc220655237"/>
      <w:bookmarkStart w:id="132" w:name="_Toc238279168"/>
      <w:r w:rsidRPr="00CF3573">
        <w:t xml:space="preserve">2.1. </w:t>
      </w:r>
      <w:r w:rsidR="00D54F74" w:rsidRPr="00CF3573">
        <w:t>Đối tượng nghiên cứu</w:t>
      </w:r>
      <w:bookmarkEnd w:id="122"/>
      <w:bookmarkEnd w:id="123"/>
      <w:bookmarkEnd w:id="124"/>
      <w:bookmarkEnd w:id="125"/>
      <w:bookmarkEnd w:id="126"/>
      <w:bookmarkEnd w:id="127"/>
      <w:bookmarkEnd w:id="128"/>
      <w:bookmarkEnd w:id="129"/>
      <w:bookmarkEnd w:id="130"/>
      <w:bookmarkEnd w:id="131"/>
      <w:bookmarkEnd w:id="132"/>
    </w:p>
    <w:p w14:paraId="159A0890" w14:textId="5F634103" w:rsidR="00D54F74" w:rsidRDefault="006E2901" w:rsidP="00547982">
      <w:pPr>
        <w:pStyle w:val="3a"/>
        <w:spacing w:line="336" w:lineRule="auto"/>
        <w:rPr>
          <w:lang w:val="en-US"/>
        </w:rPr>
      </w:pPr>
      <w:bookmarkStart w:id="133" w:name="_Toc204525660"/>
      <w:bookmarkStart w:id="134" w:name="_Toc204525932"/>
      <w:bookmarkStart w:id="135" w:name="_Toc205222444"/>
      <w:bookmarkStart w:id="136" w:name="_Toc220655238"/>
      <w:bookmarkStart w:id="137" w:name="_Toc238279169"/>
      <w:r w:rsidRPr="00CF3573">
        <w:t xml:space="preserve">2.1.1. </w:t>
      </w:r>
      <w:r w:rsidR="00EB6FC2" w:rsidRPr="00CF3573">
        <w:t>Đối tượng</w:t>
      </w:r>
      <w:r w:rsidRPr="00CF3573">
        <w:t>, địa điểm, thời gian</w:t>
      </w:r>
      <w:r w:rsidR="00EB6FC2" w:rsidRPr="00CF3573">
        <w:t xml:space="preserve"> nghiên cứu</w:t>
      </w:r>
      <w:bookmarkEnd w:id="133"/>
      <w:bookmarkEnd w:id="134"/>
      <w:bookmarkEnd w:id="135"/>
      <w:bookmarkEnd w:id="136"/>
      <w:bookmarkEnd w:id="137"/>
    </w:p>
    <w:p w14:paraId="569F76EF" w14:textId="322783BC" w:rsidR="00E106F2" w:rsidRPr="00E106F2" w:rsidRDefault="00E106F2" w:rsidP="00547982">
      <w:pPr>
        <w:pStyle w:val="3a"/>
        <w:spacing w:line="336" w:lineRule="auto"/>
        <w:rPr>
          <w:lang w:val="en-US"/>
        </w:rPr>
      </w:pPr>
      <w:r>
        <w:rPr>
          <w:lang w:val="en-US"/>
        </w:rPr>
        <w:t>………..</w:t>
      </w:r>
    </w:p>
    <w:p w14:paraId="01E12C7C" w14:textId="24468D03" w:rsidR="007549FB" w:rsidRDefault="006E2901" w:rsidP="00547982">
      <w:pPr>
        <w:pStyle w:val="3a"/>
        <w:spacing w:line="336" w:lineRule="auto"/>
        <w:rPr>
          <w:lang w:val="en-US"/>
        </w:rPr>
      </w:pPr>
      <w:bookmarkStart w:id="138" w:name="_Toc204525661"/>
      <w:bookmarkStart w:id="139" w:name="_Toc204525933"/>
      <w:bookmarkStart w:id="140" w:name="_Toc205222445"/>
      <w:bookmarkStart w:id="141" w:name="_Toc220655239"/>
      <w:bookmarkStart w:id="142" w:name="_Toc238279170"/>
      <w:r w:rsidRPr="00CF3573">
        <w:t xml:space="preserve">2.1.2. </w:t>
      </w:r>
      <w:r w:rsidR="00183F97" w:rsidRPr="00CF3573">
        <w:t>Tiêu chuẩn lựa chọn</w:t>
      </w:r>
      <w:bookmarkEnd w:id="138"/>
      <w:bookmarkEnd w:id="139"/>
      <w:bookmarkEnd w:id="140"/>
      <w:bookmarkEnd w:id="141"/>
      <w:bookmarkEnd w:id="142"/>
    </w:p>
    <w:p w14:paraId="56753D99" w14:textId="773ECA77" w:rsidR="00E106F2" w:rsidRPr="00E106F2" w:rsidRDefault="00E106F2" w:rsidP="00547982">
      <w:pPr>
        <w:pStyle w:val="3a"/>
        <w:spacing w:line="336" w:lineRule="auto"/>
        <w:rPr>
          <w:lang w:val="en-US"/>
        </w:rPr>
      </w:pPr>
      <w:r>
        <w:rPr>
          <w:lang w:val="en-US"/>
        </w:rPr>
        <w:t>………………….</w:t>
      </w:r>
    </w:p>
    <w:p w14:paraId="5E561028" w14:textId="590EDC70" w:rsidR="00E82DE1" w:rsidRPr="00CF3573" w:rsidRDefault="006E2901" w:rsidP="00547982">
      <w:pPr>
        <w:pStyle w:val="3a"/>
        <w:spacing w:line="348" w:lineRule="auto"/>
      </w:pPr>
      <w:bookmarkStart w:id="143" w:name="_Toc204525662"/>
      <w:bookmarkStart w:id="144" w:name="_Toc204525934"/>
      <w:bookmarkStart w:id="145" w:name="_Toc205222446"/>
      <w:bookmarkStart w:id="146" w:name="_Toc220655240"/>
      <w:bookmarkStart w:id="147" w:name="_Toc238279171"/>
      <w:bookmarkStart w:id="148" w:name="_Toc44537163"/>
      <w:r w:rsidRPr="00CF3573">
        <w:t xml:space="preserve">2.1.3. </w:t>
      </w:r>
      <w:r w:rsidR="00E82DE1" w:rsidRPr="00CF3573">
        <w:t>Tiêu chuẩn loại trừ</w:t>
      </w:r>
      <w:bookmarkEnd w:id="143"/>
      <w:bookmarkEnd w:id="144"/>
      <w:bookmarkEnd w:id="145"/>
      <w:bookmarkEnd w:id="146"/>
      <w:bookmarkEnd w:id="147"/>
    </w:p>
    <w:p w14:paraId="5373EEF8" w14:textId="77777777" w:rsidR="00E106F2" w:rsidRDefault="00E106F2" w:rsidP="00547982">
      <w:pPr>
        <w:pStyle w:val="2a"/>
        <w:rPr>
          <w:lang w:val="en-US"/>
        </w:rPr>
      </w:pPr>
      <w:bookmarkStart w:id="149" w:name="_Toc44537164"/>
      <w:bookmarkStart w:id="150" w:name="_Toc46329658"/>
      <w:bookmarkStart w:id="151" w:name="_Toc46330153"/>
      <w:bookmarkStart w:id="152" w:name="_Toc135990095"/>
      <w:bookmarkStart w:id="153" w:name="_Toc165418288"/>
      <w:bookmarkStart w:id="154" w:name="_Toc174543606"/>
      <w:bookmarkStart w:id="155" w:name="_Toc204525663"/>
      <w:bookmarkStart w:id="156" w:name="_Toc204525935"/>
      <w:bookmarkStart w:id="157" w:name="_Toc205222447"/>
      <w:bookmarkStart w:id="158" w:name="_Toc220655241"/>
      <w:bookmarkStart w:id="159" w:name="_Toc238279172"/>
      <w:bookmarkEnd w:id="148"/>
      <w:r>
        <w:rPr>
          <w:lang w:val="en-US"/>
        </w:rPr>
        <w:t>…………….</w:t>
      </w:r>
    </w:p>
    <w:p w14:paraId="33AA0EDB" w14:textId="0E6F0087" w:rsidR="00D54F74" w:rsidRPr="00CF3573" w:rsidRDefault="006E2901" w:rsidP="00547982">
      <w:pPr>
        <w:pStyle w:val="2a"/>
        <w:rPr>
          <w:i/>
        </w:rPr>
      </w:pPr>
      <w:r w:rsidRPr="00CF3573">
        <w:t xml:space="preserve">2.2. </w:t>
      </w:r>
      <w:r w:rsidR="00D54F74" w:rsidRPr="00CF3573">
        <w:t>Phương pháp nghiên cứu</w:t>
      </w:r>
      <w:bookmarkEnd w:id="149"/>
      <w:bookmarkEnd w:id="150"/>
      <w:bookmarkEnd w:id="151"/>
      <w:bookmarkEnd w:id="152"/>
      <w:bookmarkEnd w:id="153"/>
      <w:bookmarkEnd w:id="154"/>
      <w:bookmarkEnd w:id="155"/>
      <w:bookmarkEnd w:id="156"/>
      <w:bookmarkEnd w:id="157"/>
      <w:bookmarkEnd w:id="158"/>
      <w:bookmarkEnd w:id="159"/>
    </w:p>
    <w:p w14:paraId="5231A0D5" w14:textId="5A37F0E7" w:rsidR="00CF3573" w:rsidRPr="004644B7" w:rsidRDefault="006E2901" w:rsidP="00547982">
      <w:pPr>
        <w:pStyle w:val="3a"/>
        <w:rPr>
          <w:spacing w:val="4"/>
        </w:rPr>
      </w:pPr>
      <w:bookmarkStart w:id="160" w:name="_Toc238279173"/>
      <w:bookmarkStart w:id="161" w:name="_Toc204525664"/>
      <w:bookmarkStart w:id="162" w:name="_Toc204525936"/>
      <w:bookmarkStart w:id="163" w:name="_Toc205222448"/>
      <w:bookmarkStart w:id="164" w:name="_Toc220655242"/>
      <w:r w:rsidRPr="00CF3573">
        <w:rPr>
          <w:spacing w:val="4"/>
        </w:rPr>
        <w:t>2.2.1</w:t>
      </w:r>
      <w:r w:rsidR="00AA0442" w:rsidRPr="00CF3573">
        <w:rPr>
          <w:spacing w:val="4"/>
        </w:rPr>
        <w:t>.</w:t>
      </w:r>
      <w:r w:rsidRPr="00CF3573">
        <w:rPr>
          <w:spacing w:val="4"/>
        </w:rPr>
        <w:t xml:space="preserve"> </w:t>
      </w:r>
      <w:r w:rsidR="005B629D" w:rsidRPr="00CF3573">
        <w:rPr>
          <w:spacing w:val="4"/>
        </w:rPr>
        <w:t>Thiết kế nghiên cứu</w:t>
      </w:r>
      <w:bookmarkEnd w:id="160"/>
    </w:p>
    <w:p w14:paraId="4FBF856F" w14:textId="5B2E9FBF" w:rsidR="00D54F74" w:rsidRPr="008D0D79" w:rsidRDefault="008D0D79" w:rsidP="00CF3573">
      <w:pPr>
        <w:pStyle w:val="3a"/>
        <w:ind w:firstLine="567"/>
        <w:rPr>
          <w:spacing w:val="4"/>
        </w:rPr>
      </w:pPr>
      <w:bookmarkStart w:id="165" w:name="_Hlk174540722"/>
      <w:bookmarkEnd w:id="161"/>
      <w:bookmarkEnd w:id="162"/>
      <w:bookmarkEnd w:id="163"/>
      <w:bookmarkEnd w:id="164"/>
      <w:r>
        <w:rPr>
          <w:b w:val="0"/>
          <w:i w:val="0"/>
          <w:spacing w:val="4"/>
        </w:rPr>
        <w:t>Nghiên cứu báo cáo loạt trường hợp 10 bệnh nhân, có theo dõi, đánh giá kết quả trước và sau điều trị</w:t>
      </w:r>
      <w:r w:rsidR="002B1EA2">
        <w:rPr>
          <w:b w:val="0"/>
          <w:i w:val="0"/>
          <w:spacing w:val="4"/>
        </w:rPr>
        <w:t>.</w:t>
      </w:r>
    </w:p>
    <w:p w14:paraId="2C6E8E5C" w14:textId="158B7244" w:rsidR="00B2111C" w:rsidRPr="00CF3573" w:rsidRDefault="00B2111C" w:rsidP="00547982">
      <w:pPr>
        <w:pStyle w:val="3a"/>
      </w:pPr>
      <w:bookmarkStart w:id="166" w:name="_Toc205222451"/>
      <w:bookmarkStart w:id="167" w:name="_Toc220655245"/>
      <w:bookmarkStart w:id="168" w:name="_Toc238279177"/>
      <w:bookmarkStart w:id="169" w:name="_Toc135990100"/>
      <w:r w:rsidRPr="00CF3573">
        <w:t>2.2.</w:t>
      </w:r>
      <w:r w:rsidR="002B1EA2">
        <w:t>2</w:t>
      </w:r>
      <w:r w:rsidRPr="00CF3573">
        <w:t>. Phương tiện nghiên cứu</w:t>
      </w:r>
      <w:bookmarkEnd w:id="166"/>
      <w:bookmarkEnd w:id="167"/>
      <w:bookmarkEnd w:id="168"/>
    </w:p>
    <w:p w14:paraId="1A7D2D49" w14:textId="45B7974D" w:rsidR="00F35686" w:rsidRPr="004644B7" w:rsidRDefault="00F35686" w:rsidP="00547982">
      <w:pPr>
        <w:pStyle w:val="4a"/>
        <w:rPr>
          <w:lang w:val="vi-VN"/>
        </w:rPr>
      </w:pPr>
      <w:r w:rsidRPr="004644B7">
        <w:rPr>
          <w:lang w:val="vi-VN"/>
        </w:rPr>
        <w:t>2.2.</w:t>
      </w:r>
      <w:r w:rsidR="002B1EA2">
        <w:rPr>
          <w:lang w:val="vi-VN"/>
        </w:rPr>
        <w:t>2</w:t>
      </w:r>
      <w:r w:rsidRPr="004644B7">
        <w:rPr>
          <w:lang w:val="vi-VN"/>
        </w:rPr>
        <w:t xml:space="preserve">.1. Phương tiện thu thập </w:t>
      </w:r>
      <w:r w:rsidR="00082FED" w:rsidRPr="004644B7">
        <w:rPr>
          <w:lang w:val="vi-VN"/>
        </w:rPr>
        <w:t xml:space="preserve">và lưu trữ </w:t>
      </w:r>
      <w:r w:rsidRPr="004644B7">
        <w:rPr>
          <w:lang w:val="vi-VN"/>
        </w:rPr>
        <w:t>số liệu</w:t>
      </w:r>
    </w:p>
    <w:p w14:paraId="41063715" w14:textId="3E56BBBF" w:rsidR="00F35686" w:rsidRPr="004644B7" w:rsidRDefault="00E106F2" w:rsidP="00E106F2">
      <w:pPr>
        <w:pStyle w:val="ListParagraph"/>
        <w:tabs>
          <w:tab w:val="left" w:pos="851"/>
        </w:tabs>
        <w:spacing w:line="360" w:lineRule="auto"/>
        <w:ind w:left="567"/>
        <w:contextualSpacing w:val="0"/>
        <w:jc w:val="both"/>
        <w:rPr>
          <w:color w:val="000000" w:themeColor="text1"/>
          <w:sz w:val="26"/>
          <w:szCs w:val="26"/>
          <w:lang w:val="vi-VN"/>
        </w:rPr>
      </w:pPr>
      <w:r>
        <w:rPr>
          <w:color w:val="000000" w:themeColor="text1"/>
          <w:sz w:val="26"/>
          <w:szCs w:val="26"/>
        </w:rPr>
        <w:t>……………………………………………..</w:t>
      </w:r>
    </w:p>
    <w:p w14:paraId="5758F9EE" w14:textId="051AC38E" w:rsidR="00167C18" w:rsidRDefault="00D7348D" w:rsidP="00547982">
      <w:pPr>
        <w:pStyle w:val="4a"/>
      </w:pPr>
      <w:r w:rsidRPr="004644B7">
        <w:rPr>
          <w:lang w:val="vi-VN"/>
        </w:rPr>
        <w:t>2.2.</w:t>
      </w:r>
      <w:r w:rsidR="002B1EA2">
        <w:rPr>
          <w:lang w:val="vi-VN"/>
        </w:rPr>
        <w:t>2</w:t>
      </w:r>
      <w:r w:rsidRPr="004644B7">
        <w:rPr>
          <w:lang w:val="vi-VN"/>
        </w:rPr>
        <w:t>.</w:t>
      </w:r>
      <w:r w:rsidR="00F35686" w:rsidRPr="00CF3573">
        <w:rPr>
          <w:lang w:val="vi-VN"/>
        </w:rPr>
        <w:t>2</w:t>
      </w:r>
      <w:r w:rsidRPr="004644B7">
        <w:rPr>
          <w:lang w:val="vi-VN"/>
        </w:rPr>
        <w:t>. Phương tiện khám lâm sàng và cận lâm sàng</w:t>
      </w:r>
      <w:r w:rsidR="009B54E3" w:rsidRPr="004644B7">
        <w:rPr>
          <w:lang w:val="vi-VN"/>
        </w:rPr>
        <w:t xml:space="preserve"> </w:t>
      </w:r>
    </w:p>
    <w:p w14:paraId="217ABCC7" w14:textId="58E90E68" w:rsidR="00E106F2" w:rsidRPr="00E106F2" w:rsidRDefault="00E106F2" w:rsidP="00547982">
      <w:pPr>
        <w:pStyle w:val="4a"/>
      </w:pPr>
      <w:r>
        <w:t>……………………………………….</w:t>
      </w:r>
    </w:p>
    <w:p w14:paraId="667F215A" w14:textId="40BDB757" w:rsidR="00D97DAF" w:rsidRPr="00CF3573" w:rsidRDefault="00D7348D" w:rsidP="00547982">
      <w:pPr>
        <w:pStyle w:val="4a"/>
        <w:rPr>
          <w:lang w:val="vi-VN"/>
        </w:rPr>
      </w:pPr>
      <w:r w:rsidRPr="00CF3573">
        <w:t>2.</w:t>
      </w:r>
      <w:r w:rsidR="00E85F12" w:rsidRPr="00CF3573">
        <w:t>2.</w:t>
      </w:r>
      <w:r w:rsidR="002B1EA2">
        <w:rPr>
          <w:lang w:val="vi-VN"/>
        </w:rPr>
        <w:t>2</w:t>
      </w:r>
      <w:r w:rsidR="00E85F12" w:rsidRPr="00CF3573">
        <w:t>.</w:t>
      </w:r>
      <w:r w:rsidR="00F35686" w:rsidRPr="00CF3573">
        <w:rPr>
          <w:lang w:val="vi-VN"/>
        </w:rPr>
        <w:t>3</w:t>
      </w:r>
      <w:r w:rsidRPr="00CF3573">
        <w:t xml:space="preserve">. Phương tiện </w:t>
      </w:r>
      <w:r w:rsidR="00E85F12" w:rsidRPr="00CF3573">
        <w:t xml:space="preserve">dùng trong </w:t>
      </w:r>
      <w:r w:rsidRPr="00CF3573">
        <w:t>phẫu thuật</w:t>
      </w:r>
    </w:p>
    <w:p w14:paraId="7F477F48" w14:textId="47EC604F" w:rsidR="00E106F2" w:rsidRDefault="00E106F2" w:rsidP="00547982">
      <w:pPr>
        <w:pStyle w:val="4a"/>
        <w:rPr>
          <w:rStyle w:val="Strong"/>
          <w:b w:val="0"/>
          <w:bCs w:val="0"/>
        </w:rPr>
      </w:pPr>
      <w:r>
        <w:rPr>
          <w:rStyle w:val="Strong"/>
          <w:b w:val="0"/>
          <w:bCs w:val="0"/>
        </w:rPr>
        <w:t>……………………………………………</w:t>
      </w:r>
    </w:p>
    <w:p w14:paraId="5904D918" w14:textId="3A1BC384" w:rsidR="003139A9" w:rsidRDefault="004B3C58" w:rsidP="00547982">
      <w:pPr>
        <w:pStyle w:val="4a"/>
        <w:rPr>
          <w:rStyle w:val="Strong"/>
          <w:b w:val="0"/>
          <w:bCs w:val="0"/>
        </w:rPr>
      </w:pPr>
      <w:r w:rsidRPr="00CF3573">
        <w:rPr>
          <w:rStyle w:val="Strong"/>
          <w:b w:val="0"/>
          <w:bCs w:val="0"/>
        </w:rPr>
        <w:t>2.2.</w:t>
      </w:r>
      <w:r w:rsidR="002B1EA2">
        <w:rPr>
          <w:rStyle w:val="Strong"/>
          <w:b w:val="0"/>
          <w:bCs w:val="0"/>
          <w:lang w:val="vi-VN"/>
        </w:rPr>
        <w:t>2</w:t>
      </w:r>
      <w:r w:rsidR="00D808DA" w:rsidRPr="00CF3573">
        <w:rPr>
          <w:rStyle w:val="Strong"/>
          <w:b w:val="0"/>
          <w:bCs w:val="0"/>
        </w:rPr>
        <w:t>.</w:t>
      </w:r>
      <w:r w:rsidR="0045485C" w:rsidRPr="00CF3573">
        <w:rPr>
          <w:rStyle w:val="Strong"/>
          <w:b w:val="0"/>
          <w:bCs w:val="0"/>
        </w:rPr>
        <w:t>4</w:t>
      </w:r>
      <w:r w:rsidRPr="00CF3573">
        <w:rPr>
          <w:rStyle w:val="Strong"/>
          <w:b w:val="0"/>
          <w:bCs w:val="0"/>
        </w:rPr>
        <w:t xml:space="preserve">. </w:t>
      </w:r>
      <w:r w:rsidR="00E106F2">
        <w:rPr>
          <w:rStyle w:val="Strong"/>
          <w:b w:val="0"/>
          <w:bCs w:val="0"/>
        </w:rPr>
        <w:t>Quy trình phẫu thuật</w:t>
      </w:r>
    </w:p>
    <w:p w14:paraId="6606FEEA" w14:textId="1E5D63E2" w:rsidR="00E106F2" w:rsidRPr="00CF3573" w:rsidRDefault="00E106F2" w:rsidP="00547982">
      <w:pPr>
        <w:pStyle w:val="4a"/>
      </w:pPr>
      <w:r>
        <w:rPr>
          <w:rStyle w:val="Strong"/>
          <w:b w:val="0"/>
          <w:bCs w:val="0"/>
        </w:rPr>
        <w:t>…………………………………………..</w:t>
      </w:r>
    </w:p>
    <w:p w14:paraId="0C18E4A0" w14:textId="11BEC5BB" w:rsidR="00D054EB" w:rsidRPr="00CF3573" w:rsidRDefault="00D054EB" w:rsidP="00547982">
      <w:pPr>
        <w:pStyle w:val="3a"/>
      </w:pPr>
      <w:bookmarkStart w:id="170" w:name="_Toc205222452"/>
      <w:bookmarkStart w:id="171" w:name="_Toc220655246"/>
      <w:bookmarkStart w:id="172" w:name="_Toc238279178"/>
      <w:r w:rsidRPr="00CF3573">
        <w:t>2.2.</w:t>
      </w:r>
      <w:r w:rsidR="009C5D42" w:rsidRPr="00CF3573">
        <w:t>5</w:t>
      </w:r>
      <w:r w:rsidRPr="00CF3573">
        <w:t>. Quy trình nghiên cứu</w:t>
      </w:r>
      <w:bookmarkEnd w:id="170"/>
      <w:bookmarkEnd w:id="171"/>
      <w:bookmarkEnd w:id="172"/>
    </w:p>
    <w:p w14:paraId="4D5D9167" w14:textId="26036CBC" w:rsidR="009766D9" w:rsidRPr="00CF3573" w:rsidRDefault="009766D9" w:rsidP="00547982">
      <w:pPr>
        <w:tabs>
          <w:tab w:val="left" w:pos="851"/>
        </w:tabs>
        <w:spacing w:line="360" w:lineRule="auto"/>
        <w:jc w:val="center"/>
        <w:rPr>
          <w:b/>
          <w:bCs/>
          <w:color w:val="000000" w:themeColor="text1"/>
          <w:sz w:val="26"/>
          <w:szCs w:val="26"/>
          <w:lang w:val="vi-VN"/>
        </w:rPr>
      </w:pPr>
    </w:p>
    <w:p w14:paraId="5BB6E5D3" w14:textId="2239E917" w:rsidR="00504FFB" w:rsidRPr="00CF3573" w:rsidRDefault="00504FFB" w:rsidP="00547982">
      <w:pPr>
        <w:pStyle w:val="H3"/>
      </w:pPr>
      <w:bookmarkStart w:id="173" w:name="_Toc205222571"/>
      <w:bookmarkStart w:id="174" w:name="_Toc207785979"/>
      <w:bookmarkStart w:id="175" w:name="_Toc220055779"/>
      <w:bookmarkStart w:id="176" w:name="_Toc238279014"/>
      <w:r w:rsidRPr="00CF3573">
        <w:t xml:space="preserve">Hình 2.1. </w:t>
      </w:r>
      <w:r w:rsidR="006E7F73">
        <w:rPr>
          <w:lang w:val="en-US"/>
        </w:rPr>
        <w:t>Q</w:t>
      </w:r>
      <w:r w:rsidRPr="00CF3573">
        <w:t>uy trình nghiên cứu</w:t>
      </w:r>
      <w:bookmarkEnd w:id="173"/>
      <w:bookmarkEnd w:id="174"/>
      <w:bookmarkEnd w:id="175"/>
      <w:bookmarkEnd w:id="176"/>
    </w:p>
    <w:p w14:paraId="367A64A7" w14:textId="77777777" w:rsidR="00547982" w:rsidRPr="00CF3573" w:rsidRDefault="00547982">
      <w:pPr>
        <w:spacing w:after="160" w:line="259" w:lineRule="auto"/>
        <w:rPr>
          <w:i/>
          <w:iCs/>
          <w:color w:val="000000" w:themeColor="text1"/>
          <w:sz w:val="26"/>
          <w:szCs w:val="26"/>
          <w:lang w:eastAsia="ja-JP"/>
        </w:rPr>
      </w:pPr>
      <w:r w:rsidRPr="00CF3573">
        <w:rPr>
          <w:color w:val="000000" w:themeColor="text1"/>
        </w:rPr>
        <w:br w:type="page"/>
      </w:r>
    </w:p>
    <w:p w14:paraId="4B12ABA1" w14:textId="09E1ED32" w:rsidR="00AA0442" w:rsidRDefault="00AA0442" w:rsidP="00547982">
      <w:pPr>
        <w:pStyle w:val="3a"/>
        <w:rPr>
          <w:lang w:val="en-US"/>
        </w:rPr>
      </w:pPr>
      <w:bookmarkStart w:id="177" w:name="_Toc205222453"/>
      <w:bookmarkStart w:id="178" w:name="_Toc220655247"/>
      <w:bookmarkStart w:id="179" w:name="_Toc238279179"/>
      <w:r w:rsidRPr="00CF3573">
        <w:lastRenderedPageBreak/>
        <w:t>2.2.</w:t>
      </w:r>
      <w:r w:rsidR="00B2111C" w:rsidRPr="00CF3573">
        <w:t>6</w:t>
      </w:r>
      <w:r w:rsidRPr="00CF3573">
        <w:t>. Biến số</w:t>
      </w:r>
      <w:r w:rsidR="0086306C" w:rsidRPr="00CF3573">
        <w:t>, chỉ số</w:t>
      </w:r>
      <w:r w:rsidRPr="00CF3573">
        <w:t xml:space="preserve"> nghiên cứu</w:t>
      </w:r>
      <w:bookmarkEnd w:id="177"/>
      <w:bookmarkEnd w:id="178"/>
      <w:bookmarkEnd w:id="179"/>
    </w:p>
    <w:p w14:paraId="7FE52090" w14:textId="73B1374A" w:rsidR="006E7F73" w:rsidRPr="006E7F73" w:rsidRDefault="006E7F73" w:rsidP="00547982">
      <w:pPr>
        <w:pStyle w:val="3a"/>
        <w:rPr>
          <w:lang w:val="en-US"/>
        </w:rPr>
      </w:pPr>
      <w:r>
        <w:rPr>
          <w:lang w:val="en-US"/>
        </w:rPr>
        <w:t>………………..</w:t>
      </w:r>
    </w:p>
    <w:p w14:paraId="2EBA893E" w14:textId="4974C4EC" w:rsidR="00F97312" w:rsidRDefault="00F97312" w:rsidP="003E641B">
      <w:pPr>
        <w:pStyle w:val="3a"/>
        <w:spacing w:line="348" w:lineRule="auto"/>
        <w:rPr>
          <w:lang w:val="en-US"/>
        </w:rPr>
      </w:pPr>
      <w:bookmarkStart w:id="180" w:name="_Toc205222454"/>
      <w:bookmarkStart w:id="181" w:name="_Toc220655248"/>
      <w:bookmarkStart w:id="182" w:name="_Toc238279181"/>
      <w:bookmarkEnd w:id="165"/>
      <w:bookmarkEnd w:id="169"/>
      <w:r w:rsidRPr="00CF3573">
        <w:t xml:space="preserve">2.2.7. </w:t>
      </w:r>
      <w:r w:rsidR="002714AB" w:rsidRPr="00CF3573">
        <w:t>P</w:t>
      </w:r>
      <w:r w:rsidRPr="00CF3573">
        <w:t>hương pháp phân tích số liệu</w:t>
      </w:r>
      <w:bookmarkEnd w:id="180"/>
      <w:bookmarkEnd w:id="181"/>
      <w:bookmarkEnd w:id="182"/>
    </w:p>
    <w:p w14:paraId="37001585" w14:textId="1CF947F7" w:rsidR="006E7F73" w:rsidRPr="006E7F73" w:rsidRDefault="006E7F73" w:rsidP="003E641B">
      <w:pPr>
        <w:pStyle w:val="3a"/>
        <w:spacing w:line="348" w:lineRule="auto"/>
        <w:rPr>
          <w:iCs/>
          <w:lang w:val="en-US"/>
        </w:rPr>
      </w:pPr>
      <w:r>
        <w:rPr>
          <w:lang w:val="en-US"/>
        </w:rPr>
        <w:t>…………………………</w:t>
      </w:r>
    </w:p>
    <w:p w14:paraId="2B9359BD" w14:textId="41145DF8" w:rsidR="001C30BB" w:rsidRDefault="001C30BB" w:rsidP="002E7B73">
      <w:pPr>
        <w:pStyle w:val="2a"/>
        <w:rPr>
          <w:lang w:val="en-US"/>
        </w:rPr>
      </w:pPr>
      <w:bookmarkStart w:id="183" w:name="_Toc205222455"/>
      <w:bookmarkStart w:id="184" w:name="_Toc220655249"/>
      <w:bookmarkStart w:id="185" w:name="_Toc238279182"/>
      <w:r w:rsidRPr="00CF3573">
        <w:t>2.3. Đạo đức trong nghiên cứu</w:t>
      </w:r>
      <w:bookmarkEnd w:id="183"/>
      <w:bookmarkEnd w:id="184"/>
      <w:bookmarkEnd w:id="185"/>
    </w:p>
    <w:p w14:paraId="6AAAAA97" w14:textId="15218295" w:rsidR="006E7F73" w:rsidRPr="006E7F73" w:rsidRDefault="006E7F73" w:rsidP="002E7B73">
      <w:pPr>
        <w:pStyle w:val="2a"/>
        <w:rPr>
          <w:i/>
          <w:lang w:val="en-US"/>
        </w:rPr>
      </w:pPr>
      <w:r>
        <w:rPr>
          <w:lang w:val="en-US"/>
        </w:rPr>
        <w:t>…………………………..</w:t>
      </w:r>
    </w:p>
    <w:p w14:paraId="7FBD001C" w14:textId="77777777" w:rsidR="006E7F73" w:rsidRDefault="006E7F73">
      <w:pPr>
        <w:spacing w:after="160" w:line="259" w:lineRule="auto"/>
        <w:rPr>
          <w:rFonts w:eastAsiaTheme="majorEastAsia"/>
          <w:b/>
          <w:color w:val="000000" w:themeColor="text1"/>
          <w:sz w:val="28"/>
          <w:szCs w:val="26"/>
          <w:lang w:val="vi-VN" w:eastAsia="ja-JP"/>
        </w:rPr>
      </w:pPr>
      <w:bookmarkStart w:id="186" w:name="_Toc205222460"/>
      <w:bookmarkStart w:id="187" w:name="_Toc220655252"/>
      <w:bookmarkStart w:id="188" w:name="_Toc238279186"/>
      <w:r>
        <w:rPr>
          <w:color w:val="000000" w:themeColor="text1"/>
        </w:rPr>
        <w:br w:type="page"/>
      </w:r>
    </w:p>
    <w:p w14:paraId="68F4A05A" w14:textId="419B5948" w:rsidR="00956835" w:rsidRPr="00CF3573" w:rsidRDefault="004E2836" w:rsidP="00D8308A">
      <w:pPr>
        <w:pStyle w:val="1a"/>
        <w:rPr>
          <w:color w:val="000000" w:themeColor="text1"/>
        </w:rPr>
      </w:pPr>
      <w:r w:rsidRPr="00CF3573">
        <w:rPr>
          <w:color w:val="000000" w:themeColor="text1"/>
        </w:rPr>
        <w:lastRenderedPageBreak/>
        <w:t>CHƯƠNG 3</w:t>
      </w:r>
      <w:bookmarkEnd w:id="186"/>
      <w:bookmarkEnd w:id="187"/>
      <w:bookmarkEnd w:id="188"/>
    </w:p>
    <w:p w14:paraId="2042547F" w14:textId="27EFA093" w:rsidR="004E2836" w:rsidRPr="00CF3573" w:rsidRDefault="004E2836" w:rsidP="00454B3A">
      <w:pPr>
        <w:pStyle w:val="1a"/>
        <w:rPr>
          <w:color w:val="000000" w:themeColor="text1"/>
        </w:rPr>
      </w:pPr>
      <w:bookmarkStart w:id="189" w:name="_Toc204527639"/>
      <w:bookmarkStart w:id="190" w:name="_Toc205217925"/>
      <w:bookmarkStart w:id="191" w:name="_Toc205222461"/>
      <w:bookmarkStart w:id="192" w:name="_Toc220655253"/>
      <w:bookmarkStart w:id="193" w:name="_Toc238279187"/>
      <w:r w:rsidRPr="00CF3573">
        <w:rPr>
          <w:color w:val="000000" w:themeColor="text1"/>
        </w:rPr>
        <w:t>KẾT QUẢ</w:t>
      </w:r>
      <w:bookmarkEnd w:id="189"/>
      <w:bookmarkEnd w:id="190"/>
      <w:bookmarkEnd w:id="191"/>
      <w:bookmarkEnd w:id="192"/>
      <w:bookmarkEnd w:id="193"/>
    </w:p>
    <w:p w14:paraId="5B84E6BE" w14:textId="77777777" w:rsidR="008D0D79" w:rsidRDefault="008D0D79" w:rsidP="008D0D79">
      <w:pPr>
        <w:spacing w:after="160" w:line="259" w:lineRule="auto"/>
        <w:jc w:val="center"/>
        <w:rPr>
          <w:b/>
          <w:bCs/>
          <w:iCs/>
          <w:sz w:val="28"/>
          <w:szCs w:val="28"/>
          <w:lang w:val="vi-VN"/>
        </w:rPr>
      </w:pPr>
      <w:bookmarkStart w:id="194" w:name="_Toc205222462"/>
      <w:bookmarkStart w:id="195" w:name="_Toc220655254"/>
      <w:r w:rsidRPr="008D0D79">
        <w:rPr>
          <w:b/>
          <w:bCs/>
          <w:iCs/>
          <w:sz w:val="28"/>
          <w:szCs w:val="28"/>
          <w:lang w:val="vi-VN"/>
        </w:rPr>
        <w:t xml:space="preserve">Phần 1. </w:t>
      </w:r>
      <w:r>
        <w:rPr>
          <w:b/>
          <w:bCs/>
          <w:iCs/>
          <w:sz w:val="28"/>
          <w:szCs w:val="28"/>
          <w:lang w:val="vi-VN"/>
        </w:rPr>
        <w:t>Báo cáo 10 trường hợp lâm sàng</w:t>
      </w:r>
    </w:p>
    <w:p w14:paraId="523BD30D" w14:textId="67C7594B" w:rsidR="00135A2D" w:rsidRDefault="00135A2D" w:rsidP="00135A2D">
      <w:pPr>
        <w:spacing w:line="360" w:lineRule="auto"/>
        <w:jc w:val="center"/>
        <w:rPr>
          <w:b/>
          <w:color w:val="000000" w:themeColor="text1"/>
          <w:sz w:val="28"/>
          <w:szCs w:val="26"/>
        </w:rPr>
      </w:pPr>
      <w:r>
        <w:rPr>
          <w:b/>
          <w:color w:val="000000" w:themeColor="text1"/>
          <w:sz w:val="28"/>
          <w:szCs w:val="26"/>
        </w:rPr>
        <w:t>Mô tả bệnh sử một cách ngắn gọn, hình ảnh bệnh nhân trước và sau điều trị có đánh dấu theo quy định và có giải thích và phân tích, kèm theo hình ảnh xét nghiệm nếu có và phải có giải thích đi kèm</w:t>
      </w:r>
    </w:p>
    <w:p w14:paraId="5C1C6CAB" w14:textId="77777777" w:rsidR="00135A2D" w:rsidRPr="00911ADE" w:rsidRDefault="00135A2D" w:rsidP="00135A2D">
      <w:pPr>
        <w:spacing w:line="360" w:lineRule="auto"/>
        <w:jc w:val="both"/>
        <w:rPr>
          <w:b/>
          <w:bCs/>
          <w:color w:val="000000" w:themeColor="text1"/>
        </w:rPr>
      </w:pPr>
      <w:r w:rsidRPr="00911ADE">
        <w:rPr>
          <w:b/>
          <w:bCs/>
          <w:color w:val="000000" w:themeColor="text1"/>
        </w:rPr>
        <w:t>Trường hợp 1</w:t>
      </w:r>
    </w:p>
    <w:p w14:paraId="4981B8E2" w14:textId="77777777" w:rsidR="00135A2D" w:rsidRDefault="00135A2D" w:rsidP="00135A2D">
      <w:pPr>
        <w:spacing w:line="360" w:lineRule="auto"/>
        <w:jc w:val="both"/>
        <w:rPr>
          <w:color w:val="000000" w:themeColor="text1"/>
        </w:rPr>
      </w:pPr>
      <w:r>
        <w:rPr>
          <w:color w:val="000000" w:themeColor="text1"/>
        </w:rPr>
        <w:t>Bệnh nhân nam 56 tuổi. MP nhìn mờ từ 10 ngày nay. Thị lực mắt phải ĐNT 1m, mắt trái 20/20. Khám đáy mắt mắt phải tăng sinh xơ gai thị bắt nguồn từ tổ chức u hạt phía chu biên kèm theo viêm dịch kính. Điều trị albendazole 400 mg x 2 viên/ ngày trong 5 ngày. Sau điều trị viêm dịch kính giảm, soi rõ chi tiết đáy mắt.</w:t>
      </w:r>
    </w:p>
    <w:p w14:paraId="109E8B00" w14:textId="77777777" w:rsidR="00135A2D" w:rsidRPr="00712CA8" w:rsidRDefault="00135A2D" w:rsidP="00135A2D">
      <w:pPr>
        <w:widowControl w:val="0"/>
        <w:tabs>
          <w:tab w:val="left" w:pos="709"/>
          <w:tab w:val="left" w:pos="5103"/>
        </w:tabs>
        <w:spacing w:line="360" w:lineRule="auto"/>
        <w:jc w:val="both"/>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4"/>
        <w:gridCol w:w="4437"/>
      </w:tblGrid>
      <w:tr w:rsidR="00135A2D" w:rsidRPr="00712CA8" w14:paraId="1FB0A5ED" w14:textId="77777777" w:rsidTr="00D621A0">
        <w:tc>
          <w:tcPr>
            <w:tcW w:w="4389" w:type="dxa"/>
          </w:tcPr>
          <w:p w14:paraId="2D472AC2" w14:textId="77777777" w:rsidR="00135A2D" w:rsidRPr="00712CA8" w:rsidRDefault="00135A2D" w:rsidP="00D621A0">
            <w:pPr>
              <w:widowControl w:val="0"/>
              <w:tabs>
                <w:tab w:val="left" w:pos="709"/>
                <w:tab w:val="left" w:pos="5103"/>
              </w:tabs>
              <w:spacing w:line="360" w:lineRule="auto"/>
              <w:jc w:val="both"/>
              <w:rPr>
                <w:sz w:val="26"/>
                <w:szCs w:val="26"/>
              </w:rPr>
            </w:pPr>
            <w:r w:rsidRPr="00712CA8">
              <w:rPr>
                <w:noProof/>
                <w:sz w:val="26"/>
                <w:szCs w:val="26"/>
              </w:rPr>
              <w:drawing>
                <wp:inline distT="0" distB="0" distL="0" distR="0" wp14:anchorId="46C2DCA8" wp14:editId="3C97F1AC">
                  <wp:extent cx="2835225" cy="1947400"/>
                  <wp:effectExtent l="0" t="0" r="3810" b="0"/>
                  <wp:docPr id="161027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79000" name=""/>
                          <pic:cNvPicPr/>
                        </pic:nvPicPr>
                        <pic:blipFill>
                          <a:blip r:embed="rId18"/>
                          <a:stretch>
                            <a:fillRect/>
                          </a:stretch>
                        </pic:blipFill>
                        <pic:spPr>
                          <a:xfrm>
                            <a:off x="0" y="0"/>
                            <a:ext cx="2860835" cy="1964990"/>
                          </a:xfrm>
                          <a:prstGeom prst="rect">
                            <a:avLst/>
                          </a:prstGeom>
                        </pic:spPr>
                      </pic:pic>
                    </a:graphicData>
                  </a:graphic>
                </wp:inline>
              </w:drawing>
            </w:r>
          </w:p>
        </w:tc>
        <w:tc>
          <w:tcPr>
            <w:tcW w:w="4389" w:type="dxa"/>
          </w:tcPr>
          <w:p w14:paraId="1E403151" w14:textId="77777777" w:rsidR="00135A2D" w:rsidRPr="00712CA8" w:rsidRDefault="00135A2D" w:rsidP="00D621A0">
            <w:pPr>
              <w:widowControl w:val="0"/>
              <w:tabs>
                <w:tab w:val="left" w:pos="709"/>
                <w:tab w:val="left" w:pos="5103"/>
              </w:tabs>
              <w:spacing w:line="360" w:lineRule="auto"/>
              <w:jc w:val="both"/>
              <w:rPr>
                <w:sz w:val="26"/>
                <w:szCs w:val="26"/>
              </w:rPr>
            </w:pPr>
            <w:r w:rsidRPr="00712CA8">
              <w:rPr>
                <w:noProof/>
                <w:sz w:val="26"/>
                <w:szCs w:val="26"/>
              </w:rPr>
              <w:drawing>
                <wp:inline distT="0" distB="0" distL="0" distR="0" wp14:anchorId="2C1F28C1" wp14:editId="426B42B7">
                  <wp:extent cx="2902226" cy="1941018"/>
                  <wp:effectExtent l="0" t="0" r="0" b="2540"/>
                  <wp:docPr id="73180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04050" name=""/>
                          <pic:cNvPicPr/>
                        </pic:nvPicPr>
                        <pic:blipFill>
                          <a:blip r:embed="rId19"/>
                          <a:stretch>
                            <a:fillRect/>
                          </a:stretch>
                        </pic:blipFill>
                        <pic:spPr>
                          <a:xfrm>
                            <a:off x="0" y="0"/>
                            <a:ext cx="2917089" cy="1950958"/>
                          </a:xfrm>
                          <a:prstGeom prst="rect">
                            <a:avLst/>
                          </a:prstGeom>
                        </pic:spPr>
                      </pic:pic>
                    </a:graphicData>
                  </a:graphic>
                </wp:inline>
              </w:drawing>
            </w:r>
          </w:p>
        </w:tc>
      </w:tr>
      <w:tr w:rsidR="00135A2D" w:rsidRPr="00712CA8" w14:paraId="391E5C96" w14:textId="77777777" w:rsidTr="00D621A0">
        <w:tc>
          <w:tcPr>
            <w:tcW w:w="4389" w:type="dxa"/>
          </w:tcPr>
          <w:p w14:paraId="56DA4319" w14:textId="77777777" w:rsidR="00135A2D" w:rsidRPr="002808E1" w:rsidRDefault="00135A2D" w:rsidP="00D621A0">
            <w:pPr>
              <w:widowControl w:val="0"/>
              <w:tabs>
                <w:tab w:val="left" w:pos="709"/>
                <w:tab w:val="left" w:pos="5103"/>
              </w:tabs>
              <w:spacing w:line="360" w:lineRule="auto"/>
              <w:jc w:val="center"/>
              <w:rPr>
                <w:b/>
                <w:sz w:val="26"/>
                <w:szCs w:val="26"/>
              </w:rPr>
            </w:pPr>
            <w:r w:rsidRPr="002808E1">
              <w:rPr>
                <w:b/>
                <w:sz w:val="26"/>
                <w:szCs w:val="26"/>
              </w:rPr>
              <w:t>A</w:t>
            </w:r>
          </w:p>
        </w:tc>
        <w:tc>
          <w:tcPr>
            <w:tcW w:w="4389" w:type="dxa"/>
          </w:tcPr>
          <w:p w14:paraId="0E4CF34C" w14:textId="77777777" w:rsidR="00135A2D" w:rsidRPr="002808E1" w:rsidRDefault="00135A2D" w:rsidP="00D621A0">
            <w:pPr>
              <w:widowControl w:val="0"/>
              <w:tabs>
                <w:tab w:val="left" w:pos="709"/>
                <w:tab w:val="left" w:pos="5103"/>
              </w:tabs>
              <w:spacing w:line="360" w:lineRule="auto"/>
              <w:jc w:val="center"/>
              <w:rPr>
                <w:b/>
                <w:sz w:val="26"/>
                <w:szCs w:val="26"/>
              </w:rPr>
            </w:pPr>
            <w:r w:rsidRPr="002808E1">
              <w:rPr>
                <w:b/>
                <w:sz w:val="26"/>
                <w:szCs w:val="26"/>
              </w:rPr>
              <w:t>B</w:t>
            </w:r>
          </w:p>
        </w:tc>
      </w:tr>
    </w:tbl>
    <w:p w14:paraId="5CD2C640" w14:textId="77777777" w:rsidR="00135A2D" w:rsidRDefault="00135A2D" w:rsidP="00135A2D">
      <w:pPr>
        <w:pStyle w:val="Heading4"/>
        <w:spacing w:before="0"/>
        <w:jc w:val="center"/>
        <w:rPr>
          <w:szCs w:val="26"/>
        </w:rPr>
      </w:pPr>
      <w:bookmarkStart w:id="196" w:name="_Toc238419244"/>
      <w:r w:rsidRPr="00712CA8">
        <w:rPr>
          <w:b/>
          <w:color w:val="auto"/>
          <w:szCs w:val="26"/>
        </w:rPr>
        <w:t xml:space="preserve">Hình </w:t>
      </w:r>
      <w:r>
        <w:rPr>
          <w:b/>
          <w:color w:val="auto"/>
          <w:szCs w:val="26"/>
        </w:rPr>
        <w:t>1. U hạt và t</w:t>
      </w:r>
      <w:r w:rsidRPr="00712CA8">
        <w:rPr>
          <w:b/>
          <w:color w:val="auto"/>
          <w:szCs w:val="26"/>
        </w:rPr>
        <w:t>ăng sinh dịch kính – võng mạc trong viêm màng bồ đào sau do Toxocara canis</w:t>
      </w:r>
      <w:bookmarkEnd w:id="196"/>
      <w:r w:rsidRPr="00712CA8">
        <w:rPr>
          <w:szCs w:val="26"/>
        </w:rPr>
        <w:tab/>
      </w:r>
    </w:p>
    <w:p w14:paraId="1D0C6456" w14:textId="77777777" w:rsidR="00135A2D" w:rsidRPr="0057264D" w:rsidRDefault="00135A2D" w:rsidP="00135A2D">
      <w:pPr>
        <w:spacing w:line="360" w:lineRule="auto"/>
        <w:jc w:val="center"/>
        <w:rPr>
          <w:i/>
          <w:lang w:eastAsia="ja-JP"/>
        </w:rPr>
      </w:pPr>
      <w:r w:rsidRPr="0057264D">
        <w:rPr>
          <w:i/>
          <w:lang w:eastAsia="ja-JP"/>
        </w:rPr>
        <w:t>A. Trước điều trị, khối u hạt võng mạc võng mạc chu biên, tăng sinh xơ dịch kính và viêm dịch kính làm khó quan sát chi tiết đáy mắt. B. Sau điều trị, khối u hạt võng mạc võng mạc chu biên, tăng sinh xơ dịch kính trước gai thị và viêm dịch kính giảm dễ quan sát chi tiết đáy mắt hơn.</w:t>
      </w:r>
    </w:p>
    <w:p w14:paraId="7F71FDF9" w14:textId="77777777" w:rsidR="00135A2D" w:rsidRDefault="00135A2D" w:rsidP="00135A2D">
      <w:pPr>
        <w:spacing w:line="360" w:lineRule="auto"/>
        <w:jc w:val="both"/>
        <w:rPr>
          <w:color w:val="000000" w:themeColor="text1"/>
        </w:rPr>
      </w:pPr>
    </w:p>
    <w:p w14:paraId="53292547" w14:textId="77777777" w:rsidR="00135A2D" w:rsidRDefault="00135A2D" w:rsidP="00135A2D">
      <w:pPr>
        <w:spacing w:line="360" w:lineRule="auto"/>
        <w:jc w:val="both"/>
        <w:rPr>
          <w:color w:val="000000" w:themeColor="text1"/>
        </w:rPr>
      </w:pPr>
    </w:p>
    <w:p w14:paraId="1C71DB34" w14:textId="77777777" w:rsidR="000050A8" w:rsidRDefault="000050A8">
      <w:pPr>
        <w:spacing w:after="160" w:line="259" w:lineRule="auto"/>
        <w:rPr>
          <w:b/>
          <w:bCs/>
          <w:color w:val="000000" w:themeColor="text1"/>
        </w:rPr>
      </w:pPr>
      <w:r>
        <w:rPr>
          <w:b/>
          <w:bCs/>
          <w:color w:val="000000" w:themeColor="text1"/>
        </w:rPr>
        <w:br w:type="page"/>
      </w:r>
    </w:p>
    <w:p w14:paraId="6C87FD51" w14:textId="7AFB7985" w:rsidR="00135A2D" w:rsidRPr="00911ADE" w:rsidRDefault="00135A2D" w:rsidP="00135A2D">
      <w:pPr>
        <w:spacing w:line="360" w:lineRule="auto"/>
        <w:jc w:val="both"/>
        <w:rPr>
          <w:b/>
          <w:bCs/>
          <w:color w:val="000000" w:themeColor="text1"/>
        </w:rPr>
      </w:pPr>
      <w:r w:rsidRPr="00911ADE">
        <w:rPr>
          <w:b/>
          <w:bCs/>
          <w:color w:val="000000" w:themeColor="text1"/>
        </w:rPr>
        <w:lastRenderedPageBreak/>
        <w:t>Trường hợp 2</w:t>
      </w:r>
    </w:p>
    <w:p w14:paraId="380DF52D" w14:textId="77777777" w:rsidR="00135A2D" w:rsidRPr="00911ADE" w:rsidRDefault="00135A2D" w:rsidP="00135A2D">
      <w:pPr>
        <w:spacing w:line="360" w:lineRule="auto"/>
        <w:jc w:val="both"/>
        <w:rPr>
          <w:color w:val="000000" w:themeColor="text1"/>
        </w:rPr>
      </w:pPr>
      <w:r>
        <w:rPr>
          <w:color w:val="000000" w:themeColor="text1"/>
        </w:rPr>
        <w:t xml:space="preserve">Cháu trai 6 tuổi. MP nhìn mờ từ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1"/>
      </w:tblGrid>
      <w:tr w:rsidR="00135A2D" w14:paraId="753C9C3F" w14:textId="77777777" w:rsidTr="00D621A0">
        <w:tc>
          <w:tcPr>
            <w:tcW w:w="9055" w:type="dxa"/>
          </w:tcPr>
          <w:p w14:paraId="0A8396CB" w14:textId="77777777" w:rsidR="00135A2D" w:rsidRDefault="00135A2D" w:rsidP="00D621A0">
            <w:pPr>
              <w:spacing w:line="360" w:lineRule="auto"/>
              <w:jc w:val="center"/>
              <w:rPr>
                <w:color w:val="000000" w:themeColor="text1"/>
              </w:rPr>
            </w:pPr>
            <w:r>
              <w:rPr>
                <w:noProof/>
              </w:rPr>
              <w:drawing>
                <wp:inline distT="0" distB="0" distL="0" distR="0" wp14:anchorId="27EB2EB7" wp14:editId="046BD9DB">
                  <wp:extent cx="2381250" cy="1959069"/>
                  <wp:effectExtent l="0" t="0" r="0" b="3175"/>
                  <wp:docPr id="2" name="Picture 2" descr="Ocular Toxocariasis: A Rare Encounter in a 10-Year-Old Fe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ular Toxocariasis: A Rare Encounter in a 10-Year-Old Femal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87844" cy="1964494"/>
                          </a:xfrm>
                          <a:prstGeom prst="rect">
                            <a:avLst/>
                          </a:prstGeom>
                          <a:noFill/>
                          <a:ln>
                            <a:noFill/>
                          </a:ln>
                        </pic:spPr>
                      </pic:pic>
                    </a:graphicData>
                  </a:graphic>
                </wp:inline>
              </w:drawing>
            </w:r>
          </w:p>
        </w:tc>
      </w:tr>
      <w:tr w:rsidR="00135A2D" w14:paraId="7372B31F" w14:textId="77777777" w:rsidTr="00D621A0">
        <w:tc>
          <w:tcPr>
            <w:tcW w:w="9055" w:type="dxa"/>
          </w:tcPr>
          <w:p w14:paraId="31430710" w14:textId="77777777" w:rsidR="00135A2D" w:rsidRPr="002808E1" w:rsidRDefault="00135A2D" w:rsidP="00D621A0">
            <w:pPr>
              <w:spacing w:line="360" w:lineRule="auto"/>
              <w:jc w:val="center"/>
              <w:rPr>
                <w:b/>
                <w:color w:val="000000" w:themeColor="text1"/>
              </w:rPr>
            </w:pPr>
            <w:r w:rsidRPr="002808E1">
              <w:rPr>
                <w:b/>
                <w:color w:val="000000" w:themeColor="text1"/>
              </w:rPr>
              <w:t>A</w:t>
            </w:r>
          </w:p>
        </w:tc>
      </w:tr>
      <w:tr w:rsidR="00135A2D" w14:paraId="6DCE1353" w14:textId="77777777" w:rsidTr="00D621A0">
        <w:tc>
          <w:tcPr>
            <w:tcW w:w="9055" w:type="dxa"/>
          </w:tcPr>
          <w:p w14:paraId="124EA2F4" w14:textId="77777777" w:rsidR="00135A2D" w:rsidRPr="002808E1" w:rsidRDefault="00135A2D" w:rsidP="00D621A0">
            <w:pPr>
              <w:spacing w:line="360" w:lineRule="auto"/>
              <w:jc w:val="center"/>
              <w:rPr>
                <w:b/>
                <w:color w:val="000000" w:themeColor="text1"/>
              </w:rPr>
            </w:pPr>
            <w:r w:rsidRPr="002808E1">
              <w:rPr>
                <w:b/>
                <w:noProof/>
                <w:sz w:val="26"/>
                <w:szCs w:val="26"/>
              </w:rPr>
              <w:drawing>
                <wp:inline distT="0" distB="0" distL="0" distR="0" wp14:anchorId="389162F4" wp14:editId="3C8DED8D">
                  <wp:extent cx="3990975" cy="1901539"/>
                  <wp:effectExtent l="0" t="0" r="0" b="3810"/>
                  <wp:docPr id="189674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4438" name="Picture 1896744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14140" cy="1912576"/>
                          </a:xfrm>
                          <a:prstGeom prst="rect">
                            <a:avLst/>
                          </a:prstGeom>
                        </pic:spPr>
                      </pic:pic>
                    </a:graphicData>
                  </a:graphic>
                </wp:inline>
              </w:drawing>
            </w:r>
          </w:p>
        </w:tc>
      </w:tr>
      <w:tr w:rsidR="00135A2D" w14:paraId="3FACC853" w14:textId="77777777" w:rsidTr="00D621A0">
        <w:tc>
          <w:tcPr>
            <w:tcW w:w="9055" w:type="dxa"/>
          </w:tcPr>
          <w:p w14:paraId="15C84932" w14:textId="77777777" w:rsidR="00135A2D" w:rsidRPr="002808E1" w:rsidRDefault="00135A2D" w:rsidP="00D621A0">
            <w:pPr>
              <w:spacing w:line="360" w:lineRule="auto"/>
              <w:jc w:val="center"/>
              <w:rPr>
                <w:b/>
                <w:color w:val="000000" w:themeColor="text1"/>
              </w:rPr>
            </w:pPr>
            <w:r w:rsidRPr="002808E1">
              <w:rPr>
                <w:b/>
                <w:color w:val="000000" w:themeColor="text1"/>
              </w:rPr>
              <w:t>B</w:t>
            </w:r>
          </w:p>
        </w:tc>
      </w:tr>
    </w:tbl>
    <w:p w14:paraId="628DE4BA" w14:textId="77777777" w:rsidR="00135A2D" w:rsidRDefault="00135A2D" w:rsidP="00135A2D">
      <w:pPr>
        <w:pStyle w:val="Heading4"/>
        <w:spacing w:before="0"/>
        <w:jc w:val="center"/>
        <w:rPr>
          <w:szCs w:val="26"/>
        </w:rPr>
      </w:pPr>
      <w:r w:rsidRPr="00712CA8">
        <w:rPr>
          <w:b/>
          <w:color w:val="auto"/>
          <w:szCs w:val="26"/>
        </w:rPr>
        <w:t xml:space="preserve">Hình </w:t>
      </w:r>
      <w:r>
        <w:rPr>
          <w:b/>
          <w:color w:val="auto"/>
          <w:szCs w:val="26"/>
        </w:rPr>
        <w:t>2. U hạt và t</w:t>
      </w:r>
      <w:r w:rsidRPr="00712CA8">
        <w:rPr>
          <w:b/>
          <w:color w:val="auto"/>
          <w:szCs w:val="26"/>
        </w:rPr>
        <w:t>ăng sinh dịch kính – võng mạc trong viêm màng bồ đào sau do Toxocara canis</w:t>
      </w:r>
      <w:r w:rsidRPr="00712CA8">
        <w:rPr>
          <w:szCs w:val="26"/>
        </w:rPr>
        <w:tab/>
      </w:r>
    </w:p>
    <w:p w14:paraId="788CA5D5" w14:textId="263445CB" w:rsidR="00135A2D" w:rsidRPr="0057264D" w:rsidRDefault="00135A2D" w:rsidP="00135A2D">
      <w:pPr>
        <w:spacing w:line="360" w:lineRule="auto"/>
        <w:jc w:val="center"/>
        <w:rPr>
          <w:i/>
          <w:lang w:eastAsia="ja-JP"/>
        </w:rPr>
      </w:pPr>
      <w:r w:rsidRPr="0057264D">
        <w:rPr>
          <w:i/>
          <w:lang w:eastAsia="ja-JP"/>
        </w:rPr>
        <w:t xml:space="preserve">A. Trước điều trị, khối u hạt võng mạc võng mạc chu biên, tăng sinh xơ dịch kính </w:t>
      </w:r>
      <w:r>
        <w:rPr>
          <w:i/>
          <w:lang w:eastAsia="ja-JP"/>
        </w:rPr>
        <w:t xml:space="preserve">không có viêm, </w:t>
      </w:r>
      <w:r w:rsidRPr="0057264D">
        <w:rPr>
          <w:i/>
          <w:lang w:eastAsia="ja-JP"/>
        </w:rPr>
        <w:t xml:space="preserve">quan sát </w:t>
      </w:r>
      <w:r>
        <w:rPr>
          <w:i/>
          <w:lang w:eastAsia="ja-JP"/>
        </w:rPr>
        <w:t xml:space="preserve">rõ </w:t>
      </w:r>
      <w:r w:rsidRPr="0057264D">
        <w:rPr>
          <w:i/>
          <w:lang w:eastAsia="ja-JP"/>
        </w:rPr>
        <w:t xml:space="preserve">chi tiết đáy mắt. B. </w:t>
      </w:r>
      <w:r>
        <w:rPr>
          <w:i/>
          <w:lang w:eastAsia="ja-JP"/>
        </w:rPr>
        <w:t>Chụp mạch huỳnh quang thấy u hạt ổn định, không thấy tăng thấm huỳnh quang</w:t>
      </w:r>
      <w:r w:rsidR="000050A8">
        <w:rPr>
          <w:i/>
          <w:lang w:eastAsia="ja-JP"/>
        </w:rPr>
        <w:t>, tổn thương không hoạt tính</w:t>
      </w:r>
      <w:r>
        <w:rPr>
          <w:i/>
          <w:lang w:eastAsia="ja-JP"/>
        </w:rPr>
        <w:t>.</w:t>
      </w:r>
    </w:p>
    <w:p w14:paraId="621F8F3A" w14:textId="4B696CCF" w:rsidR="008D0D79" w:rsidRDefault="008D0D79">
      <w:pPr>
        <w:spacing w:after="160" w:line="259" w:lineRule="auto"/>
        <w:rPr>
          <w:iCs/>
          <w:sz w:val="28"/>
          <w:szCs w:val="28"/>
          <w:lang w:val="vi-VN"/>
        </w:rPr>
      </w:pPr>
      <w:r>
        <w:rPr>
          <w:iCs/>
          <w:sz w:val="28"/>
          <w:szCs w:val="28"/>
          <w:lang w:val="vi-VN"/>
        </w:rPr>
        <w:br w:type="page"/>
      </w:r>
    </w:p>
    <w:p w14:paraId="6FC6924E" w14:textId="02CF821B" w:rsidR="008D0D79" w:rsidRDefault="008D0D79" w:rsidP="008D0D79">
      <w:pPr>
        <w:spacing w:after="160" w:line="259" w:lineRule="auto"/>
        <w:jc w:val="center"/>
        <w:rPr>
          <w:b/>
          <w:bCs/>
          <w:iCs/>
          <w:sz w:val="28"/>
          <w:szCs w:val="28"/>
          <w:lang w:val="vi-VN"/>
        </w:rPr>
      </w:pPr>
      <w:r w:rsidRPr="008D0D79">
        <w:rPr>
          <w:b/>
          <w:bCs/>
          <w:iCs/>
          <w:sz w:val="28"/>
          <w:szCs w:val="28"/>
          <w:lang w:val="vi-VN"/>
        </w:rPr>
        <w:lastRenderedPageBreak/>
        <w:t xml:space="preserve">Phần </w:t>
      </w:r>
      <w:r>
        <w:rPr>
          <w:b/>
          <w:bCs/>
          <w:iCs/>
          <w:sz w:val="28"/>
          <w:szCs w:val="28"/>
          <w:lang w:val="vi-VN"/>
        </w:rPr>
        <w:t>2</w:t>
      </w:r>
      <w:r w:rsidRPr="008D0D79">
        <w:rPr>
          <w:b/>
          <w:bCs/>
          <w:iCs/>
          <w:sz w:val="28"/>
          <w:szCs w:val="28"/>
          <w:lang w:val="vi-VN"/>
        </w:rPr>
        <w:t xml:space="preserve">. </w:t>
      </w:r>
      <w:r>
        <w:rPr>
          <w:b/>
          <w:bCs/>
          <w:iCs/>
          <w:sz w:val="28"/>
          <w:szCs w:val="28"/>
          <w:lang w:val="vi-VN"/>
        </w:rPr>
        <w:t>Phân tích và nhận xét nhóm bệnh nhân nghiên cứu theo các mục tiêu nghiên cứu</w:t>
      </w:r>
    </w:p>
    <w:p w14:paraId="77E75C70" w14:textId="4422084D" w:rsidR="008D0D79" w:rsidRDefault="00366946" w:rsidP="008D0D79">
      <w:pPr>
        <w:spacing w:after="160" w:line="259" w:lineRule="auto"/>
        <w:jc w:val="both"/>
        <w:rPr>
          <w:b/>
          <w:bCs/>
          <w:iCs/>
          <w:sz w:val="28"/>
          <w:szCs w:val="28"/>
          <w:lang w:val="vi-VN"/>
        </w:rPr>
      </w:pPr>
      <w:r>
        <w:rPr>
          <w:b/>
          <w:bCs/>
          <w:iCs/>
          <w:sz w:val="28"/>
          <w:szCs w:val="28"/>
          <w:lang w:val="vi-VN"/>
        </w:rPr>
        <w:t>Mục tiêu 1</w:t>
      </w:r>
    </w:p>
    <w:p w14:paraId="542EA305" w14:textId="0F4A26CC" w:rsidR="008D0D79" w:rsidRPr="002B1EA2" w:rsidRDefault="002B1EA2" w:rsidP="008D0D79">
      <w:pPr>
        <w:spacing w:after="160" w:line="259" w:lineRule="auto"/>
        <w:jc w:val="both"/>
        <w:rPr>
          <w:iCs/>
          <w:sz w:val="28"/>
          <w:szCs w:val="28"/>
          <w:lang w:val="vi-VN"/>
        </w:rPr>
      </w:pPr>
      <w:r w:rsidRPr="002B1EA2">
        <w:rPr>
          <w:iCs/>
          <w:sz w:val="28"/>
          <w:szCs w:val="28"/>
          <w:lang w:val="vi-VN"/>
        </w:rPr>
        <w:t>Chú ý không so sánh với các nghiên cứu cỡ mẫu lớn vì các em chỉ có 10 bệnh nhân.</w:t>
      </w:r>
    </w:p>
    <w:p w14:paraId="16CA59D4" w14:textId="77777777" w:rsidR="008D0D79" w:rsidRDefault="008D0D79" w:rsidP="008D0D79">
      <w:pPr>
        <w:spacing w:after="160" w:line="259" w:lineRule="auto"/>
        <w:jc w:val="both"/>
        <w:rPr>
          <w:b/>
          <w:bCs/>
          <w:iCs/>
          <w:sz w:val="28"/>
          <w:szCs w:val="28"/>
          <w:lang w:val="vi-VN"/>
        </w:rPr>
      </w:pPr>
    </w:p>
    <w:p w14:paraId="44F99D72" w14:textId="77777777" w:rsidR="008D0D79" w:rsidRDefault="008D0D79" w:rsidP="008D0D79">
      <w:pPr>
        <w:spacing w:after="160" w:line="259" w:lineRule="auto"/>
        <w:jc w:val="both"/>
        <w:rPr>
          <w:b/>
          <w:bCs/>
          <w:iCs/>
          <w:sz w:val="28"/>
          <w:szCs w:val="28"/>
          <w:lang w:val="vi-VN"/>
        </w:rPr>
      </w:pPr>
    </w:p>
    <w:p w14:paraId="77A3C652" w14:textId="0F264CDD" w:rsidR="008D0D79" w:rsidRDefault="00366946" w:rsidP="008D0D79">
      <w:pPr>
        <w:spacing w:after="160" w:line="259" w:lineRule="auto"/>
        <w:jc w:val="both"/>
        <w:rPr>
          <w:b/>
          <w:bCs/>
          <w:iCs/>
          <w:sz w:val="28"/>
          <w:szCs w:val="28"/>
          <w:lang w:val="vi-VN"/>
        </w:rPr>
      </w:pPr>
      <w:r>
        <w:rPr>
          <w:b/>
          <w:bCs/>
          <w:iCs/>
          <w:sz w:val="28"/>
          <w:szCs w:val="28"/>
          <w:lang w:val="vi-VN"/>
        </w:rPr>
        <w:t>Mục tiêu 2</w:t>
      </w:r>
    </w:p>
    <w:p w14:paraId="52927DA8" w14:textId="77777777" w:rsidR="002B1EA2" w:rsidRPr="002B1EA2" w:rsidRDefault="002B1EA2" w:rsidP="002B1EA2">
      <w:pPr>
        <w:spacing w:after="160" w:line="259" w:lineRule="auto"/>
        <w:jc w:val="both"/>
        <w:rPr>
          <w:iCs/>
          <w:sz w:val="28"/>
          <w:szCs w:val="28"/>
          <w:lang w:val="vi-VN"/>
        </w:rPr>
      </w:pPr>
      <w:r w:rsidRPr="002B1EA2">
        <w:rPr>
          <w:iCs/>
          <w:sz w:val="28"/>
          <w:szCs w:val="28"/>
          <w:lang w:val="vi-VN"/>
        </w:rPr>
        <w:t>Chú ý không so sánh với các nghiên cứu cỡ mẫu lớn vì các em chỉ có 10 bệnh nhân.</w:t>
      </w:r>
    </w:p>
    <w:p w14:paraId="28C74D27" w14:textId="77777777" w:rsidR="002B1EA2" w:rsidRDefault="002B1EA2" w:rsidP="008D0D79">
      <w:pPr>
        <w:spacing w:after="160" w:line="259" w:lineRule="auto"/>
        <w:jc w:val="both"/>
        <w:rPr>
          <w:b/>
          <w:bCs/>
          <w:iCs/>
          <w:sz w:val="28"/>
          <w:szCs w:val="28"/>
          <w:lang w:val="vi-VN"/>
        </w:rPr>
      </w:pPr>
    </w:p>
    <w:p w14:paraId="77BE25E3" w14:textId="77777777" w:rsidR="008D0D79" w:rsidRDefault="008D0D79" w:rsidP="008D0D79">
      <w:pPr>
        <w:spacing w:after="160" w:line="259" w:lineRule="auto"/>
        <w:jc w:val="both"/>
        <w:rPr>
          <w:b/>
          <w:bCs/>
          <w:iCs/>
          <w:sz w:val="28"/>
          <w:szCs w:val="28"/>
          <w:lang w:val="vi-VN"/>
        </w:rPr>
      </w:pPr>
    </w:p>
    <w:p w14:paraId="76831209" w14:textId="77777777" w:rsidR="008D0D79" w:rsidRDefault="008D0D79" w:rsidP="008D0D79">
      <w:pPr>
        <w:spacing w:after="160" w:line="259" w:lineRule="auto"/>
        <w:jc w:val="both"/>
        <w:rPr>
          <w:b/>
          <w:bCs/>
          <w:iCs/>
          <w:sz w:val="28"/>
          <w:szCs w:val="28"/>
          <w:lang w:val="vi-VN"/>
        </w:rPr>
      </w:pPr>
    </w:p>
    <w:p w14:paraId="4D71254A" w14:textId="77777777" w:rsidR="008D0D79" w:rsidRDefault="008D0D79" w:rsidP="008D0D79">
      <w:pPr>
        <w:spacing w:after="160" w:line="259" w:lineRule="auto"/>
        <w:jc w:val="both"/>
        <w:rPr>
          <w:b/>
          <w:bCs/>
          <w:iCs/>
          <w:sz w:val="28"/>
          <w:szCs w:val="28"/>
          <w:lang w:val="vi-VN"/>
        </w:rPr>
      </w:pPr>
    </w:p>
    <w:p w14:paraId="14BD13C1" w14:textId="061B5885" w:rsidR="006E7F73" w:rsidRPr="008D0D79" w:rsidRDefault="006E7F73" w:rsidP="008D0D79">
      <w:pPr>
        <w:spacing w:after="160" w:line="259" w:lineRule="auto"/>
        <w:jc w:val="center"/>
        <w:rPr>
          <w:rFonts w:eastAsiaTheme="majorEastAsia"/>
          <w:color w:val="000000" w:themeColor="text1"/>
          <w:sz w:val="28"/>
          <w:szCs w:val="28"/>
          <w:lang w:eastAsia="ja-JP"/>
        </w:rPr>
      </w:pPr>
      <w:r w:rsidRPr="008D0D79">
        <w:rPr>
          <w:iCs/>
          <w:sz w:val="28"/>
          <w:szCs w:val="28"/>
        </w:rPr>
        <w:br w:type="page"/>
      </w:r>
    </w:p>
    <w:p w14:paraId="1D642DF7" w14:textId="526A9BC7" w:rsidR="003B4FD5" w:rsidRPr="00CF3573" w:rsidRDefault="003B4FD5" w:rsidP="00B56055">
      <w:pPr>
        <w:pStyle w:val="1a"/>
        <w:rPr>
          <w:color w:val="000000" w:themeColor="text1"/>
        </w:rPr>
      </w:pPr>
      <w:bookmarkStart w:id="197" w:name="_Toc205222470"/>
      <w:bookmarkStart w:id="198" w:name="_Toc220655076"/>
      <w:bookmarkStart w:id="199" w:name="_Toc238279206"/>
      <w:bookmarkEnd w:id="194"/>
      <w:bookmarkEnd w:id="195"/>
      <w:r w:rsidRPr="00CF3573">
        <w:rPr>
          <w:color w:val="000000" w:themeColor="text1"/>
        </w:rPr>
        <w:lastRenderedPageBreak/>
        <w:t>CHƯƠNG 4</w:t>
      </w:r>
      <w:bookmarkEnd w:id="197"/>
      <w:bookmarkEnd w:id="198"/>
      <w:bookmarkEnd w:id="199"/>
    </w:p>
    <w:p w14:paraId="4AB06A18" w14:textId="5432BB3C" w:rsidR="00CB03B5" w:rsidRPr="004644B7" w:rsidRDefault="002C61A1" w:rsidP="00B56055">
      <w:pPr>
        <w:pStyle w:val="1a"/>
        <w:rPr>
          <w:color w:val="000000" w:themeColor="text1"/>
          <w:sz w:val="26"/>
        </w:rPr>
      </w:pPr>
      <w:bookmarkStart w:id="200" w:name="_Toc238279207"/>
      <w:r w:rsidRPr="00CF3573">
        <w:rPr>
          <w:bCs/>
          <w:color w:val="000000" w:themeColor="text1"/>
        </w:rPr>
        <w:t>BÀN LUẬN</w:t>
      </w:r>
      <w:bookmarkEnd w:id="200"/>
      <w:r w:rsidR="00530481" w:rsidRPr="00CF3573">
        <w:rPr>
          <w:color w:val="000000" w:themeColor="text1"/>
          <w:sz w:val="26"/>
        </w:rPr>
        <w:t xml:space="preserve"> </w:t>
      </w:r>
    </w:p>
    <w:p w14:paraId="3945C224" w14:textId="77777777" w:rsidR="00B56055" w:rsidRPr="004644B7" w:rsidRDefault="00B56055" w:rsidP="00B56055">
      <w:pPr>
        <w:pStyle w:val="1a"/>
        <w:rPr>
          <w:color w:val="000000" w:themeColor="text1"/>
          <w:sz w:val="26"/>
        </w:rPr>
      </w:pPr>
    </w:p>
    <w:p w14:paraId="0D261EFA" w14:textId="49B3E139" w:rsidR="002B1EA2" w:rsidRDefault="00454B3A" w:rsidP="002B1EA2">
      <w:pPr>
        <w:pStyle w:val="2a"/>
        <w:spacing w:line="360" w:lineRule="auto"/>
        <w:jc w:val="left"/>
        <w:rPr>
          <w:b w:val="0"/>
          <w:bCs w:val="0"/>
          <w:iCs w:val="0"/>
        </w:rPr>
      </w:pPr>
      <w:r>
        <w:rPr>
          <w:b w:val="0"/>
          <w:bCs w:val="0"/>
          <w:iCs w:val="0"/>
          <w:lang w:val="en-US"/>
        </w:rPr>
        <w:t xml:space="preserve">Phải </w:t>
      </w:r>
      <w:r w:rsidR="002B1EA2">
        <w:rPr>
          <w:b w:val="0"/>
          <w:bCs w:val="0"/>
          <w:iCs w:val="0"/>
        </w:rPr>
        <w:t xml:space="preserve">trình bày đủ </w:t>
      </w:r>
      <w:r>
        <w:rPr>
          <w:b w:val="0"/>
          <w:bCs w:val="0"/>
          <w:iCs w:val="0"/>
          <w:lang w:val="en-US"/>
        </w:rPr>
        <w:t xml:space="preserve">theo Mục tiêu nghiên </w:t>
      </w:r>
      <w:r w:rsidR="002B1EA2">
        <w:rPr>
          <w:b w:val="0"/>
          <w:bCs w:val="0"/>
          <w:iCs w:val="0"/>
        </w:rPr>
        <w:t>c</w:t>
      </w:r>
      <w:r>
        <w:rPr>
          <w:b w:val="0"/>
          <w:bCs w:val="0"/>
          <w:iCs w:val="0"/>
          <w:lang w:val="en-US"/>
        </w:rPr>
        <w:t>ứu</w:t>
      </w:r>
    </w:p>
    <w:p w14:paraId="59337BD7" w14:textId="45DEBDDA" w:rsidR="00454B3A" w:rsidRDefault="00454B3A" w:rsidP="002B1EA2">
      <w:pPr>
        <w:pStyle w:val="2a"/>
        <w:spacing w:line="360" w:lineRule="auto"/>
        <w:jc w:val="left"/>
        <w:rPr>
          <w:b w:val="0"/>
          <w:bCs w:val="0"/>
          <w:iCs w:val="0"/>
          <w:lang w:val="en-US"/>
        </w:rPr>
      </w:pPr>
      <w:r>
        <w:rPr>
          <w:b w:val="0"/>
          <w:bCs w:val="0"/>
          <w:iCs w:val="0"/>
          <w:lang w:val="en-US"/>
        </w:rPr>
        <w:t>……………………………………………………………………….</w:t>
      </w:r>
    </w:p>
    <w:p w14:paraId="688CE350" w14:textId="77777777" w:rsidR="00F1125E" w:rsidRDefault="00F1125E">
      <w:pPr>
        <w:spacing w:after="160" w:line="259" w:lineRule="auto"/>
        <w:rPr>
          <w:rFonts w:eastAsiaTheme="majorEastAsia"/>
          <w:b/>
          <w:color w:val="1B1B1B"/>
          <w:sz w:val="28"/>
          <w:szCs w:val="26"/>
          <w:lang w:val="vi-VN" w:eastAsia="ja-JP"/>
        </w:rPr>
      </w:pPr>
      <w:r>
        <w:br w:type="page"/>
      </w:r>
    </w:p>
    <w:p w14:paraId="507FBDF0" w14:textId="023C90D5" w:rsidR="00774AEF" w:rsidRPr="00CF3573" w:rsidRDefault="00774AEF" w:rsidP="00F1125E">
      <w:pPr>
        <w:pStyle w:val="1a"/>
      </w:pPr>
      <w:bookmarkStart w:id="201" w:name="_Toc238279224"/>
      <w:r w:rsidRPr="00CF3573">
        <w:lastRenderedPageBreak/>
        <w:t>KẾT  LUẬN</w:t>
      </w:r>
      <w:bookmarkEnd w:id="201"/>
    </w:p>
    <w:p w14:paraId="1B26B6DA" w14:textId="77777777" w:rsidR="00454B3A" w:rsidRDefault="00454B3A" w:rsidP="00454B3A">
      <w:pPr>
        <w:pStyle w:val="2a"/>
        <w:spacing w:line="360" w:lineRule="auto"/>
        <w:jc w:val="center"/>
        <w:rPr>
          <w:b w:val="0"/>
          <w:bCs w:val="0"/>
          <w:iCs w:val="0"/>
          <w:lang w:val="en-US"/>
        </w:rPr>
      </w:pPr>
      <w:r>
        <w:rPr>
          <w:b w:val="0"/>
          <w:bCs w:val="0"/>
          <w:iCs w:val="0"/>
          <w:lang w:val="en-US"/>
        </w:rPr>
        <w:t>Phải theo Mục tiêu nghiên cứu……………………………………………………………………….</w:t>
      </w:r>
    </w:p>
    <w:p w14:paraId="3B8A984A" w14:textId="77777777" w:rsidR="00A84FC0" w:rsidRPr="00F1125E" w:rsidRDefault="00DB79E2" w:rsidP="00F1125E">
      <w:pPr>
        <w:pStyle w:val="1a"/>
      </w:pPr>
      <w:r w:rsidRPr="00CF3573">
        <w:br w:type="column"/>
      </w:r>
      <w:bookmarkStart w:id="202" w:name="_Toc238279225"/>
      <w:r w:rsidR="00A84FC0" w:rsidRPr="00F1125E">
        <w:lastRenderedPageBreak/>
        <w:t>KIẾN NGHỊ</w:t>
      </w:r>
      <w:bookmarkEnd w:id="202"/>
    </w:p>
    <w:p w14:paraId="7C10C107" w14:textId="77777777" w:rsidR="00A84FC0" w:rsidRPr="00CF3573" w:rsidRDefault="00A84FC0" w:rsidP="00774AEF">
      <w:pPr>
        <w:spacing w:line="360" w:lineRule="auto"/>
        <w:rPr>
          <w:color w:val="000000" w:themeColor="text1"/>
          <w:sz w:val="26"/>
          <w:szCs w:val="26"/>
          <w:lang w:val="vi-VN"/>
        </w:rPr>
      </w:pPr>
    </w:p>
    <w:p w14:paraId="52D3A2E2" w14:textId="23A1DBFB" w:rsidR="00F1125E" w:rsidRPr="006E7F73" w:rsidRDefault="006E7F73" w:rsidP="0003367A">
      <w:pPr>
        <w:spacing w:line="360" w:lineRule="auto"/>
        <w:ind w:firstLine="567"/>
        <w:jc w:val="both"/>
        <w:rPr>
          <w:color w:val="000000" w:themeColor="text1"/>
          <w:sz w:val="26"/>
          <w:szCs w:val="26"/>
        </w:rPr>
      </w:pPr>
      <w:r>
        <w:rPr>
          <w:color w:val="000000" w:themeColor="text1"/>
          <w:sz w:val="26"/>
          <w:szCs w:val="26"/>
        </w:rPr>
        <w:t>……………………………………………………………………………..</w:t>
      </w:r>
    </w:p>
    <w:p w14:paraId="02618AD2" w14:textId="4064944C" w:rsidR="0003367A" w:rsidRPr="0003367A" w:rsidRDefault="0003367A" w:rsidP="0003367A">
      <w:pPr>
        <w:spacing w:line="360" w:lineRule="auto"/>
        <w:ind w:firstLine="567"/>
        <w:jc w:val="both"/>
        <w:rPr>
          <w:color w:val="000000" w:themeColor="text1"/>
          <w:sz w:val="26"/>
          <w:szCs w:val="26"/>
          <w:lang w:val="vi-VN"/>
        </w:rPr>
        <w:sectPr w:rsidR="0003367A" w:rsidRPr="0003367A" w:rsidSect="00F1125E">
          <w:headerReference w:type="first" r:id="rId22"/>
          <w:pgSz w:w="11900" w:h="16840" w:code="9"/>
          <w:pgMar w:top="1985" w:right="1134" w:bottom="1701" w:left="1985" w:header="964" w:footer="680" w:gutter="0"/>
          <w:cols w:space="720"/>
          <w:noEndnote/>
          <w:docGrid w:linePitch="360"/>
        </w:sectPr>
      </w:pPr>
    </w:p>
    <w:p w14:paraId="3E846B53" w14:textId="693D7406" w:rsidR="003D6CDF" w:rsidRDefault="00647A5D" w:rsidP="00B20097">
      <w:pPr>
        <w:pStyle w:val="1a"/>
        <w:rPr>
          <w:lang w:val="en-US"/>
        </w:rPr>
      </w:pPr>
      <w:bookmarkStart w:id="203" w:name="_Toc204527651"/>
      <w:bookmarkStart w:id="204" w:name="_Toc205222473"/>
      <w:bookmarkStart w:id="205" w:name="_Toc220655264"/>
      <w:bookmarkStart w:id="206" w:name="_Toc238279226"/>
      <w:r w:rsidRPr="00CF3573">
        <w:lastRenderedPageBreak/>
        <w:t>TÀI LIỆU THAM KHẢO</w:t>
      </w:r>
      <w:bookmarkEnd w:id="203"/>
      <w:bookmarkEnd w:id="204"/>
      <w:bookmarkEnd w:id="205"/>
      <w:bookmarkEnd w:id="206"/>
    </w:p>
    <w:p w14:paraId="1B5F673F" w14:textId="77777777" w:rsidR="00880D02" w:rsidRPr="00F1125E" w:rsidRDefault="00880D02" w:rsidP="00AB6795">
      <w:pPr>
        <w:pStyle w:val="Bibliography"/>
        <w:tabs>
          <w:tab w:val="clear" w:pos="264"/>
          <w:tab w:val="left" w:pos="567"/>
        </w:tabs>
        <w:spacing w:after="0" w:line="360" w:lineRule="auto"/>
        <w:ind w:left="567" w:hanging="567"/>
        <w:jc w:val="both"/>
        <w:rPr>
          <w:b/>
          <w:bCs/>
          <w:color w:val="000000" w:themeColor="text1"/>
          <w:sz w:val="18"/>
          <w:szCs w:val="26"/>
        </w:rPr>
      </w:pPr>
    </w:p>
    <w:p w14:paraId="4C246704" w14:textId="796BD8E7" w:rsidR="006E7F73" w:rsidRPr="00B20097" w:rsidRDefault="006E7F73" w:rsidP="006E7F73">
      <w:pPr>
        <w:pStyle w:val="Bibliography"/>
        <w:tabs>
          <w:tab w:val="clear" w:pos="264"/>
          <w:tab w:val="clear" w:pos="380"/>
          <w:tab w:val="left" w:pos="567"/>
        </w:tabs>
        <w:spacing w:after="0" w:line="348" w:lineRule="auto"/>
        <w:ind w:left="567" w:hanging="567"/>
        <w:jc w:val="both"/>
        <w:rPr>
          <w:rFonts w:eastAsiaTheme="minorHAnsi"/>
          <w:color w:val="000000" w:themeColor="text1"/>
          <w:sz w:val="26"/>
          <w:szCs w:val="26"/>
        </w:rPr>
      </w:pPr>
      <w:r>
        <w:rPr>
          <w:rFonts w:eastAsiaTheme="minorHAnsi"/>
          <w:color w:val="000000" w:themeColor="text1"/>
          <w:sz w:val="26"/>
          <w:szCs w:val="26"/>
        </w:rPr>
        <w:t xml:space="preserve">1. </w:t>
      </w:r>
      <w:r w:rsidRPr="00B20097">
        <w:rPr>
          <w:rFonts w:eastAsiaTheme="minorHAnsi"/>
          <w:color w:val="000000" w:themeColor="text1"/>
          <w:sz w:val="26"/>
          <w:szCs w:val="26"/>
        </w:rPr>
        <w:t xml:space="preserve">Knutsson KA, Genovese PN, Paganoni G, et al. Safety and efficacy of corneal cross-linking in patients affected by keratoconus: long-term results. </w:t>
      </w:r>
      <w:r w:rsidRPr="00B20097">
        <w:rPr>
          <w:rFonts w:eastAsiaTheme="minorHAnsi"/>
          <w:i/>
          <w:iCs/>
          <w:color w:val="000000" w:themeColor="text1"/>
          <w:sz w:val="26"/>
          <w:szCs w:val="26"/>
        </w:rPr>
        <w:t>Med Sci</w:t>
      </w:r>
      <w:r w:rsidRPr="00B20097">
        <w:rPr>
          <w:rFonts w:eastAsiaTheme="minorHAnsi"/>
          <w:color w:val="000000" w:themeColor="text1"/>
          <w:sz w:val="26"/>
          <w:szCs w:val="26"/>
        </w:rPr>
        <w:t>. 2023;11(2):43.</w:t>
      </w:r>
    </w:p>
    <w:p w14:paraId="2B90D048" w14:textId="2592679B" w:rsidR="006E7F73" w:rsidRPr="00B20097" w:rsidRDefault="006E7F73" w:rsidP="006E7F73">
      <w:pPr>
        <w:pStyle w:val="Bibliography"/>
        <w:tabs>
          <w:tab w:val="clear" w:pos="264"/>
          <w:tab w:val="clear" w:pos="380"/>
          <w:tab w:val="left" w:pos="567"/>
        </w:tabs>
        <w:spacing w:after="0" w:line="348" w:lineRule="auto"/>
        <w:ind w:left="567" w:hanging="567"/>
        <w:jc w:val="both"/>
        <w:rPr>
          <w:rFonts w:eastAsiaTheme="minorHAnsi"/>
          <w:color w:val="000000" w:themeColor="text1"/>
          <w:sz w:val="26"/>
          <w:szCs w:val="26"/>
        </w:rPr>
      </w:pPr>
      <w:r w:rsidRPr="00B20097">
        <w:rPr>
          <w:rFonts w:eastAsiaTheme="minorHAnsi"/>
          <w:color w:val="000000" w:themeColor="text1"/>
          <w:sz w:val="26"/>
          <w:szCs w:val="26"/>
        </w:rPr>
        <w:t>2.</w:t>
      </w:r>
      <w:r>
        <w:rPr>
          <w:rFonts w:eastAsiaTheme="minorHAnsi"/>
          <w:color w:val="000000" w:themeColor="text1"/>
          <w:sz w:val="26"/>
          <w:szCs w:val="26"/>
        </w:rPr>
        <w:t xml:space="preserve"> </w:t>
      </w:r>
      <w:r w:rsidRPr="00B20097">
        <w:rPr>
          <w:rFonts w:eastAsiaTheme="minorHAnsi"/>
          <w:color w:val="000000" w:themeColor="text1"/>
          <w:sz w:val="26"/>
          <w:szCs w:val="26"/>
        </w:rPr>
        <w:t xml:space="preserve">Greenstein SA, Hersh PS. Corneal crosslinking for progressive keratoconus and corneal ectasia: summary of US multicenter and subgroup clinical trials. </w:t>
      </w:r>
      <w:r w:rsidRPr="00B20097">
        <w:rPr>
          <w:rFonts w:eastAsiaTheme="minorHAnsi"/>
          <w:i/>
          <w:iCs/>
          <w:color w:val="000000" w:themeColor="text1"/>
          <w:sz w:val="26"/>
          <w:szCs w:val="26"/>
        </w:rPr>
        <w:t>Transl Vis Sci Technol</w:t>
      </w:r>
      <w:r w:rsidRPr="00B20097">
        <w:rPr>
          <w:rFonts w:eastAsiaTheme="minorHAnsi"/>
          <w:color w:val="000000" w:themeColor="text1"/>
          <w:sz w:val="26"/>
          <w:szCs w:val="26"/>
        </w:rPr>
        <w:t>. 2021;10(5):13-13.</w:t>
      </w:r>
    </w:p>
    <w:p w14:paraId="6D932D19" w14:textId="466322E1" w:rsidR="006E7F73" w:rsidRPr="00B3193B" w:rsidRDefault="006E7F73" w:rsidP="006E7F73">
      <w:pPr>
        <w:pStyle w:val="Bibliography"/>
        <w:tabs>
          <w:tab w:val="clear" w:pos="264"/>
          <w:tab w:val="clear" w:pos="380"/>
          <w:tab w:val="left" w:pos="567"/>
        </w:tabs>
        <w:spacing w:after="0" w:line="348" w:lineRule="auto"/>
        <w:ind w:left="567" w:hanging="567"/>
        <w:jc w:val="both"/>
        <w:rPr>
          <w:rFonts w:eastAsiaTheme="minorHAnsi"/>
          <w:color w:val="000000" w:themeColor="text1"/>
          <w:sz w:val="26"/>
          <w:szCs w:val="26"/>
          <w:lang w:val="vi-VN"/>
        </w:rPr>
      </w:pPr>
      <w:r w:rsidRPr="00B20097">
        <w:rPr>
          <w:rFonts w:eastAsiaTheme="minorHAnsi"/>
          <w:color w:val="000000" w:themeColor="text1"/>
          <w:sz w:val="26"/>
          <w:szCs w:val="26"/>
        </w:rPr>
        <w:t>3.</w:t>
      </w:r>
      <w:r>
        <w:rPr>
          <w:rFonts w:eastAsiaTheme="minorHAnsi"/>
          <w:color w:val="000000" w:themeColor="text1"/>
          <w:sz w:val="26"/>
          <w:szCs w:val="26"/>
        </w:rPr>
        <w:t xml:space="preserve"> Nguyễn Thị Hồng An</w:t>
      </w:r>
      <w:r w:rsidRPr="00B20097">
        <w:rPr>
          <w:rFonts w:eastAsiaTheme="minorHAnsi"/>
          <w:color w:val="000000" w:themeColor="text1"/>
          <w:sz w:val="26"/>
          <w:szCs w:val="26"/>
        </w:rPr>
        <w:t xml:space="preserve">, </w:t>
      </w:r>
      <w:r>
        <w:rPr>
          <w:rFonts w:eastAsiaTheme="minorHAnsi"/>
          <w:color w:val="000000" w:themeColor="text1"/>
          <w:sz w:val="26"/>
          <w:szCs w:val="26"/>
        </w:rPr>
        <w:t>Phan Hồng Mai</w:t>
      </w:r>
      <w:r w:rsidRPr="00B20097">
        <w:rPr>
          <w:rFonts w:eastAsiaTheme="minorHAnsi"/>
          <w:color w:val="000000" w:themeColor="text1"/>
          <w:sz w:val="26"/>
          <w:szCs w:val="26"/>
        </w:rPr>
        <w:t xml:space="preserve">, </w:t>
      </w:r>
      <w:r>
        <w:rPr>
          <w:rFonts w:eastAsiaTheme="minorHAnsi"/>
          <w:color w:val="000000" w:themeColor="text1"/>
          <w:sz w:val="26"/>
          <w:szCs w:val="26"/>
        </w:rPr>
        <w:t>Phạm Nguyên Huân</w:t>
      </w:r>
      <w:r w:rsidRPr="00B20097">
        <w:rPr>
          <w:rFonts w:eastAsiaTheme="minorHAnsi"/>
          <w:color w:val="000000" w:themeColor="text1"/>
          <w:sz w:val="26"/>
          <w:szCs w:val="26"/>
        </w:rPr>
        <w:t>. Hiệu quả của phẫu thuật làm chắc nhu mô giác mạc bằng tia cực tím và riboflavin (</w:t>
      </w:r>
      <w:r w:rsidRPr="009E757A">
        <w:rPr>
          <w:rFonts w:eastAsiaTheme="minorHAnsi"/>
          <w:caps/>
          <w:color w:val="000000" w:themeColor="text1"/>
          <w:sz w:val="26"/>
          <w:szCs w:val="26"/>
        </w:rPr>
        <w:t>Uv</w:t>
      </w:r>
      <w:r w:rsidRPr="00B20097">
        <w:rPr>
          <w:rFonts w:eastAsiaTheme="minorHAnsi"/>
          <w:color w:val="000000" w:themeColor="text1"/>
          <w:sz w:val="26"/>
          <w:szCs w:val="26"/>
        </w:rPr>
        <w:t xml:space="preserve"> </w:t>
      </w:r>
      <w:r>
        <w:rPr>
          <w:rFonts w:eastAsiaTheme="minorHAnsi"/>
          <w:color w:val="000000" w:themeColor="text1"/>
          <w:sz w:val="26"/>
          <w:szCs w:val="26"/>
        </w:rPr>
        <w:t>Corneal C</w:t>
      </w:r>
      <w:r w:rsidRPr="00B20097">
        <w:rPr>
          <w:rFonts w:eastAsiaTheme="minorHAnsi"/>
          <w:color w:val="000000" w:themeColor="text1"/>
          <w:sz w:val="26"/>
          <w:szCs w:val="26"/>
        </w:rPr>
        <w:t xml:space="preserve">rosslinking) trong điều trị bệnh nhân giác mạc hình chóp. </w:t>
      </w:r>
      <w:r w:rsidRPr="00B20097">
        <w:rPr>
          <w:rFonts w:eastAsiaTheme="minorHAnsi"/>
          <w:i/>
          <w:iCs/>
          <w:color w:val="000000" w:themeColor="text1"/>
          <w:sz w:val="26"/>
          <w:szCs w:val="26"/>
        </w:rPr>
        <w:t>Tạp Chí Học Việt Nam</w:t>
      </w:r>
      <w:r w:rsidRPr="00B20097">
        <w:rPr>
          <w:rFonts w:eastAsiaTheme="minorHAnsi"/>
          <w:color w:val="000000" w:themeColor="text1"/>
          <w:sz w:val="26"/>
          <w:szCs w:val="26"/>
        </w:rPr>
        <w:t>. 2026;558(3)</w:t>
      </w:r>
      <w:r>
        <w:rPr>
          <w:rFonts w:eastAsiaTheme="minorHAnsi"/>
          <w:color w:val="000000" w:themeColor="text1"/>
          <w:sz w:val="26"/>
          <w:szCs w:val="26"/>
        </w:rPr>
        <w:t>:13-16</w:t>
      </w:r>
      <w:r w:rsidR="00B3193B">
        <w:rPr>
          <w:rFonts w:eastAsiaTheme="minorHAnsi"/>
          <w:color w:val="000000" w:themeColor="text1"/>
          <w:sz w:val="26"/>
          <w:szCs w:val="26"/>
          <w:lang w:val="vi-VN"/>
        </w:rPr>
        <w:t>.</w:t>
      </w:r>
    </w:p>
    <w:p w14:paraId="6BB809D1" w14:textId="77777777" w:rsidR="00F1125E" w:rsidRDefault="00F1125E" w:rsidP="00B73182">
      <w:pPr>
        <w:spacing w:line="360" w:lineRule="auto"/>
        <w:jc w:val="both"/>
        <w:rPr>
          <w:color w:val="000000" w:themeColor="text1"/>
          <w:sz w:val="26"/>
          <w:szCs w:val="26"/>
          <w:lang w:val="vi-VN"/>
        </w:rPr>
      </w:pPr>
    </w:p>
    <w:p w14:paraId="3300B243" w14:textId="77777777" w:rsidR="009C3D93" w:rsidRDefault="009C3D93" w:rsidP="00B73182">
      <w:pPr>
        <w:spacing w:line="360" w:lineRule="auto"/>
        <w:jc w:val="both"/>
        <w:rPr>
          <w:color w:val="000000" w:themeColor="text1"/>
          <w:sz w:val="26"/>
          <w:szCs w:val="26"/>
          <w:lang w:val="vi-VN"/>
        </w:rPr>
      </w:pPr>
    </w:p>
    <w:p w14:paraId="204C7A87" w14:textId="67C86812" w:rsidR="009C3D93" w:rsidRDefault="009C3D93" w:rsidP="00B73182">
      <w:pPr>
        <w:spacing w:line="360" w:lineRule="auto"/>
        <w:jc w:val="both"/>
        <w:rPr>
          <w:color w:val="000000" w:themeColor="text1"/>
          <w:sz w:val="26"/>
          <w:szCs w:val="26"/>
          <w:lang w:val="vi-VN"/>
        </w:rPr>
      </w:pPr>
      <w:r>
        <w:rPr>
          <w:color w:val="000000" w:themeColor="text1"/>
          <w:sz w:val="26"/>
          <w:szCs w:val="26"/>
          <w:lang w:val="vi-VN"/>
        </w:rPr>
        <w:t>Với sách:</w:t>
      </w:r>
      <w:r w:rsidR="00B3193B">
        <w:rPr>
          <w:color w:val="000000" w:themeColor="text1"/>
          <w:sz w:val="26"/>
          <w:szCs w:val="26"/>
          <w:lang w:val="vi-VN"/>
        </w:rPr>
        <w:t xml:space="preserve"> Cũng phải có năm xuất bản và số trang.</w:t>
      </w:r>
    </w:p>
    <w:p w14:paraId="344C202D" w14:textId="77777777" w:rsidR="009C3D93" w:rsidRDefault="009C3D93" w:rsidP="00B73182">
      <w:pPr>
        <w:spacing w:line="360" w:lineRule="auto"/>
        <w:jc w:val="both"/>
        <w:rPr>
          <w:color w:val="000000" w:themeColor="text1"/>
          <w:sz w:val="26"/>
          <w:szCs w:val="26"/>
          <w:lang w:val="vi-VN"/>
        </w:rPr>
      </w:pPr>
    </w:p>
    <w:p w14:paraId="258BB53A" w14:textId="52CE10B0" w:rsidR="009C3D93" w:rsidRPr="009C3D93" w:rsidRDefault="009C3D93" w:rsidP="009C3D93">
      <w:pPr>
        <w:pStyle w:val="ListParagraph"/>
        <w:numPr>
          <w:ilvl w:val="0"/>
          <w:numId w:val="49"/>
        </w:numPr>
        <w:spacing w:line="360" w:lineRule="auto"/>
        <w:jc w:val="both"/>
        <w:rPr>
          <w:color w:val="000000" w:themeColor="text1"/>
          <w:sz w:val="26"/>
          <w:szCs w:val="26"/>
          <w:lang w:val="vi-VN"/>
        </w:rPr>
        <w:sectPr w:rsidR="009C3D93" w:rsidRPr="009C3D93" w:rsidSect="00F1125E">
          <w:headerReference w:type="default" r:id="rId23"/>
          <w:pgSz w:w="11906" w:h="16838" w:code="9"/>
          <w:pgMar w:top="1985" w:right="1134" w:bottom="1701" w:left="1985" w:header="964" w:footer="680" w:gutter="0"/>
          <w:cols w:space="720"/>
          <w:noEndnote/>
          <w:docGrid w:linePitch="360"/>
        </w:sectPr>
      </w:pPr>
      <w:r w:rsidRPr="009C3D93">
        <w:rPr>
          <w:color w:val="000000" w:themeColor="text1"/>
          <w:sz w:val="26"/>
          <w:szCs w:val="26"/>
          <w:lang w:val="vi-VN"/>
        </w:rPr>
        <w:t xml:space="preserve">Phan Dẫn và </w:t>
      </w:r>
      <w:r>
        <w:rPr>
          <w:color w:val="000000" w:themeColor="text1"/>
          <w:sz w:val="26"/>
          <w:szCs w:val="26"/>
          <w:lang w:val="vi-VN"/>
        </w:rPr>
        <w:t xml:space="preserve"> cộng sự . Giải phẫu Mắt . </w:t>
      </w:r>
      <w:r w:rsidRPr="009C3D93">
        <w:rPr>
          <w:i/>
          <w:iCs/>
          <w:color w:val="000000" w:themeColor="text1"/>
          <w:sz w:val="26"/>
          <w:szCs w:val="26"/>
          <w:lang w:val="vi-VN"/>
        </w:rPr>
        <w:t>Nhà xuất bản Y học</w:t>
      </w:r>
      <w:r>
        <w:rPr>
          <w:color w:val="000000" w:themeColor="text1"/>
          <w:sz w:val="26"/>
          <w:szCs w:val="26"/>
          <w:lang w:val="vi-VN"/>
        </w:rPr>
        <w:t>. 1996:</w:t>
      </w:r>
      <w:r w:rsidR="00B3193B">
        <w:rPr>
          <w:color w:val="000000" w:themeColor="text1"/>
          <w:sz w:val="26"/>
          <w:szCs w:val="26"/>
          <w:lang w:val="vi-VN"/>
        </w:rPr>
        <w:t>105-110.</w:t>
      </w:r>
      <w:r>
        <w:rPr>
          <w:color w:val="000000" w:themeColor="text1"/>
          <w:sz w:val="26"/>
          <w:szCs w:val="26"/>
          <w:lang w:val="vi-VN"/>
        </w:rPr>
        <w:t xml:space="preserve"> </w:t>
      </w:r>
    </w:p>
    <w:p w14:paraId="4F653A03" w14:textId="2DF3E188" w:rsidR="00FE7897" w:rsidRPr="006E7F73" w:rsidRDefault="00FE7897" w:rsidP="00F1125E">
      <w:pPr>
        <w:spacing w:line="360" w:lineRule="auto"/>
        <w:jc w:val="center"/>
        <w:rPr>
          <w:b/>
          <w:color w:val="000000" w:themeColor="text1"/>
          <w:sz w:val="28"/>
          <w:szCs w:val="26"/>
        </w:rPr>
      </w:pPr>
      <w:r w:rsidRPr="00F1125E">
        <w:rPr>
          <w:b/>
          <w:color w:val="000000" w:themeColor="text1"/>
          <w:sz w:val="28"/>
          <w:szCs w:val="26"/>
        </w:rPr>
        <w:lastRenderedPageBreak/>
        <w:t>PHỤ</w:t>
      </w:r>
      <w:r w:rsidRPr="00F1125E">
        <w:rPr>
          <w:b/>
          <w:color w:val="000000" w:themeColor="text1"/>
          <w:sz w:val="28"/>
          <w:szCs w:val="26"/>
          <w:lang w:val="vi-VN"/>
        </w:rPr>
        <w:t xml:space="preserve"> LỤC</w:t>
      </w:r>
      <w:r w:rsidR="006E7F73">
        <w:rPr>
          <w:b/>
          <w:color w:val="000000" w:themeColor="text1"/>
          <w:sz w:val="28"/>
          <w:szCs w:val="26"/>
        </w:rPr>
        <w:t xml:space="preserve"> </w:t>
      </w:r>
    </w:p>
    <w:p w14:paraId="3A154DD8" w14:textId="324A8479" w:rsidR="00481577" w:rsidRPr="00F1125E" w:rsidRDefault="006E7F73" w:rsidP="00F1125E">
      <w:pPr>
        <w:spacing w:line="360" w:lineRule="auto"/>
        <w:jc w:val="center"/>
        <w:rPr>
          <w:b/>
          <w:color w:val="000000" w:themeColor="text1"/>
          <w:sz w:val="28"/>
          <w:szCs w:val="26"/>
          <w:lang w:val="vi-VN"/>
        </w:rPr>
      </w:pPr>
      <w:r>
        <w:rPr>
          <w:b/>
          <w:color w:val="000000" w:themeColor="text1"/>
          <w:sz w:val="28"/>
          <w:szCs w:val="26"/>
        </w:rPr>
        <w:t>BỆNH ÁN NGHIÊN CỨU</w:t>
      </w:r>
    </w:p>
    <w:p w14:paraId="21B64AD2" w14:textId="77777777" w:rsidR="00F1125E" w:rsidRDefault="00F1125E" w:rsidP="00F1125E">
      <w:pPr>
        <w:spacing w:line="360" w:lineRule="auto"/>
        <w:rPr>
          <w:color w:val="000000" w:themeColor="text1"/>
          <w:sz w:val="26"/>
          <w:szCs w:val="26"/>
        </w:rPr>
      </w:pPr>
    </w:p>
    <w:p w14:paraId="564DEC34" w14:textId="03F35F81" w:rsidR="006E7F73" w:rsidRDefault="002F183C" w:rsidP="006E7F73">
      <w:pPr>
        <w:spacing w:line="360" w:lineRule="auto"/>
        <w:jc w:val="center"/>
        <w:rPr>
          <w:color w:val="000000" w:themeColor="text1"/>
          <w:sz w:val="22"/>
          <w:szCs w:val="22"/>
        </w:rPr>
      </w:pPr>
      <w:r w:rsidRPr="00CF3573">
        <w:rPr>
          <w:color w:val="000000" w:themeColor="text1"/>
          <w:sz w:val="22"/>
          <w:szCs w:val="22"/>
        </w:rPr>
        <w:t>……</w:t>
      </w:r>
      <w:r w:rsidR="006E7F73">
        <w:rPr>
          <w:color w:val="000000" w:themeColor="text1"/>
          <w:sz w:val="22"/>
          <w:szCs w:val="22"/>
        </w:rPr>
        <w:t>………………………………………………………………………………..</w:t>
      </w:r>
    </w:p>
    <w:p w14:paraId="2AA39B73" w14:textId="17B5A126" w:rsidR="006E7F73" w:rsidRDefault="006E7F73">
      <w:pPr>
        <w:spacing w:after="160" w:line="259" w:lineRule="auto"/>
        <w:rPr>
          <w:color w:val="000000" w:themeColor="text1"/>
          <w:sz w:val="22"/>
          <w:szCs w:val="22"/>
        </w:rPr>
      </w:pPr>
    </w:p>
    <w:sectPr w:rsidR="006E7F73" w:rsidSect="00F1125E">
      <w:headerReference w:type="default" r:id="rId24"/>
      <w:headerReference w:type="first" r:id="rId25"/>
      <w:pgSz w:w="11900" w:h="16840" w:code="9"/>
      <w:pgMar w:top="1418" w:right="1134" w:bottom="1418" w:left="1701" w:header="964" w:footer="68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B63D2" w14:textId="77777777" w:rsidR="006A25E6" w:rsidRDefault="006A25E6">
      <w:r>
        <w:separator/>
      </w:r>
    </w:p>
  </w:endnote>
  <w:endnote w:type="continuationSeparator" w:id="0">
    <w:p w14:paraId="70890C8A" w14:textId="77777777" w:rsidR="006A25E6" w:rsidRDefault="006A2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inionPro-It">
    <w:altName w:val="Cambria"/>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notTrueType/>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vP7B72">
    <w:altName w:val="Segoe Print"/>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55B04" w14:textId="77777777" w:rsidR="006A25E6" w:rsidRDefault="006A25E6">
      <w:r>
        <w:separator/>
      </w:r>
    </w:p>
  </w:footnote>
  <w:footnote w:type="continuationSeparator" w:id="0">
    <w:p w14:paraId="49C2C31D" w14:textId="77777777" w:rsidR="006A25E6" w:rsidRDefault="006A2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0810119"/>
      <w:docPartObj>
        <w:docPartGallery w:val="Page Numbers (Top of Page)"/>
        <w:docPartUnique/>
      </w:docPartObj>
    </w:sdtPr>
    <w:sdtEndPr>
      <w:rPr>
        <w:rStyle w:val="PageNumber"/>
      </w:rPr>
    </w:sdtEndPr>
    <w:sdtContent>
      <w:p w14:paraId="375B6744" w14:textId="24F9D324" w:rsidR="00CD05A5" w:rsidRDefault="00CD05A5" w:rsidP="003855F4">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902FCE" w14:textId="77777777" w:rsidR="00CD05A5" w:rsidRDefault="00CD05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BC533" w14:textId="77777777" w:rsidR="00CD05A5" w:rsidRPr="00556C5B" w:rsidRDefault="00CD05A5" w:rsidP="00B14E69">
    <w:pPr>
      <w:pStyle w:val="Header"/>
      <w:jc w:val="center"/>
      <w:rPr>
        <w:rFonts w:ascii="Times New Roman" w:hAnsi="Times New Roman" w:cs="Times New Roman"/>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D186F" w14:textId="77777777" w:rsidR="00CD05A5" w:rsidRPr="00A27427" w:rsidRDefault="00CD05A5" w:rsidP="00B14E69">
    <w:pPr>
      <w:pStyle w:val="Header"/>
      <w:jc w:val="cente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897532"/>
      <w:docPartObj>
        <w:docPartGallery w:val="Page Numbers (Top of Page)"/>
        <w:docPartUnique/>
      </w:docPartObj>
    </w:sdtPr>
    <w:sdtEndPr>
      <w:rPr>
        <w:rFonts w:ascii="Times New Roman" w:hAnsi="Times New Roman" w:cs="Times New Roman"/>
        <w:noProof/>
        <w:sz w:val="26"/>
        <w:szCs w:val="26"/>
      </w:rPr>
    </w:sdtEndPr>
    <w:sdtContent>
      <w:p w14:paraId="5ABEADA8" w14:textId="6DC564A4" w:rsidR="00CD05A5" w:rsidRPr="003608B7" w:rsidRDefault="00CD05A5" w:rsidP="003608B7">
        <w:pPr>
          <w:pStyle w:val="Header"/>
          <w:jc w:val="center"/>
          <w:rPr>
            <w:rFonts w:ascii="Times New Roman" w:hAnsi="Times New Roman" w:cs="Times New Roman"/>
            <w:sz w:val="26"/>
            <w:szCs w:val="26"/>
          </w:rPr>
        </w:pPr>
        <w:r w:rsidRPr="003608B7">
          <w:rPr>
            <w:rFonts w:ascii="Times New Roman" w:hAnsi="Times New Roman" w:cs="Times New Roman"/>
            <w:sz w:val="26"/>
            <w:szCs w:val="26"/>
          </w:rPr>
          <w:fldChar w:fldCharType="begin"/>
        </w:r>
        <w:r w:rsidRPr="003608B7">
          <w:rPr>
            <w:rFonts w:ascii="Times New Roman" w:hAnsi="Times New Roman" w:cs="Times New Roman"/>
            <w:sz w:val="26"/>
            <w:szCs w:val="26"/>
          </w:rPr>
          <w:instrText xml:space="preserve"> PAGE   \* MERGEFORMAT </w:instrText>
        </w:r>
        <w:r w:rsidRPr="003608B7">
          <w:rPr>
            <w:rFonts w:ascii="Times New Roman" w:hAnsi="Times New Roman" w:cs="Times New Roman"/>
            <w:sz w:val="26"/>
            <w:szCs w:val="26"/>
          </w:rPr>
          <w:fldChar w:fldCharType="separate"/>
        </w:r>
        <w:r w:rsidR="00366946">
          <w:rPr>
            <w:rFonts w:ascii="Times New Roman" w:hAnsi="Times New Roman" w:cs="Times New Roman"/>
            <w:noProof/>
            <w:sz w:val="26"/>
            <w:szCs w:val="26"/>
          </w:rPr>
          <w:t>15</w:t>
        </w:r>
        <w:r w:rsidRPr="003608B7">
          <w:rPr>
            <w:rFonts w:ascii="Times New Roman" w:hAnsi="Times New Roman" w:cs="Times New Roman"/>
            <w:noProof/>
            <w:sz w:val="26"/>
            <w:szCs w:val="26"/>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4518221"/>
      <w:docPartObj>
        <w:docPartGallery w:val="Page Numbers (Top of Page)"/>
        <w:docPartUnique/>
      </w:docPartObj>
    </w:sdtPr>
    <w:sdtEndPr>
      <w:rPr>
        <w:rStyle w:val="PageNumber"/>
      </w:rPr>
    </w:sdtEndPr>
    <w:sdtContent>
      <w:p w14:paraId="0F86FD3D" w14:textId="0840AB73" w:rsidR="00CD05A5" w:rsidRDefault="00CD05A5" w:rsidP="008B7B0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385DEEFE" w14:textId="77777777" w:rsidR="00CD05A5" w:rsidRDefault="00CD05A5" w:rsidP="00B14E69">
    <w:pPr>
      <w:pStyle w:val="Header"/>
      <w:jc w:val="center"/>
    </w:pPr>
  </w:p>
  <w:p w14:paraId="34675CED" w14:textId="77777777" w:rsidR="00CD05A5" w:rsidRDefault="00CD05A5" w:rsidP="00B14E69">
    <w:pPr>
      <w:pStyle w:val="Header"/>
      <w:jc w:val="center"/>
    </w:pPr>
  </w:p>
  <w:p w14:paraId="4104450A" w14:textId="77777777" w:rsidR="00CD05A5" w:rsidRPr="008B7B0B" w:rsidRDefault="00CD05A5" w:rsidP="00B14E69">
    <w:pPr>
      <w:pStyle w:val="Header"/>
      <w:jc w:val="center"/>
    </w:pPr>
  </w:p>
  <w:p w14:paraId="06A669A2" w14:textId="452DDB10" w:rsidR="00CD05A5" w:rsidRPr="008B7B0B" w:rsidRDefault="00CD05A5" w:rsidP="00B14E69">
    <w:pPr>
      <w:pStyle w:val="Header"/>
      <w:jc w:val="center"/>
      <w:rPr>
        <w:rFonts w:ascii="Times New Roman" w:hAnsi="Times New Roman" w:cs="Times New Roman"/>
        <w:sz w:val="26"/>
        <w:szCs w:val="2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3663315"/>
      <w:docPartObj>
        <w:docPartGallery w:val="Page Numbers (Top of Page)"/>
        <w:docPartUnique/>
      </w:docPartObj>
    </w:sdtPr>
    <w:sdtEndPr>
      <w:rPr>
        <w:rStyle w:val="PageNumber"/>
      </w:rPr>
    </w:sdtEndPr>
    <w:sdtContent>
      <w:p w14:paraId="0237FE18" w14:textId="632925DC" w:rsidR="00CD05A5" w:rsidRDefault="00CD05A5" w:rsidP="00B14E69">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sdtContent>
  </w:sdt>
  <w:p w14:paraId="2C75EB37" w14:textId="32713D49" w:rsidR="00CD05A5" w:rsidRPr="008B7B0B" w:rsidRDefault="00CD05A5" w:rsidP="008B7B0B">
    <w:pPr>
      <w:pStyle w:val="Head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ED200" w14:textId="4530B52C" w:rsidR="00CD05A5" w:rsidRPr="003608B7" w:rsidRDefault="00CD05A5" w:rsidP="003608B7">
    <w:pPr>
      <w:pStyle w:val="Header"/>
      <w:jc w:val="center"/>
      <w:rPr>
        <w:rFonts w:ascii="Times New Roman" w:hAnsi="Times New Roman" w:cs="Times New Roman"/>
        <w:sz w:val="26"/>
        <w:szCs w:val="2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7097583"/>
      <w:docPartObj>
        <w:docPartGallery w:val="Page Numbers (Top of Page)"/>
        <w:docPartUnique/>
      </w:docPartObj>
    </w:sdtPr>
    <w:sdtEndPr>
      <w:rPr>
        <w:rFonts w:ascii="Times New Roman" w:hAnsi="Times New Roman" w:cs="Times New Roman"/>
        <w:sz w:val="26"/>
        <w:szCs w:val="26"/>
      </w:rPr>
    </w:sdtEndPr>
    <w:sdtContent>
      <w:p w14:paraId="6508499C" w14:textId="77777777" w:rsidR="00CD05A5" w:rsidRDefault="00CD05A5" w:rsidP="00B14E69">
        <w:pPr>
          <w:pStyle w:val="Header"/>
          <w:jc w:val="center"/>
          <w:rPr>
            <w:lang w:val="en-US"/>
          </w:rPr>
        </w:pPr>
      </w:p>
      <w:p w14:paraId="09FCCCDA" w14:textId="77777777" w:rsidR="00CD05A5" w:rsidRDefault="00CD05A5" w:rsidP="00B14E69">
        <w:pPr>
          <w:pStyle w:val="Header"/>
          <w:jc w:val="center"/>
          <w:rPr>
            <w:lang w:val="en-US"/>
          </w:rPr>
        </w:pPr>
      </w:p>
      <w:p w14:paraId="424B7F3E" w14:textId="77777777" w:rsidR="00CD05A5" w:rsidRPr="008C621F" w:rsidRDefault="006A25E6" w:rsidP="00B14E69">
        <w:pPr>
          <w:pStyle w:val="Header"/>
          <w:jc w:val="center"/>
          <w:rPr>
            <w:lang w:val="en-US"/>
          </w:rPr>
        </w:pP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1164F" w14:textId="0C18BFE3" w:rsidR="00CD05A5" w:rsidRPr="006F6099" w:rsidRDefault="00CD05A5" w:rsidP="00E70990">
    <w:pPr>
      <w:pStyle w:val="Header"/>
      <w:rPr>
        <w:lang w:val="en-US"/>
      </w:rPr>
    </w:pPr>
  </w:p>
  <w:p w14:paraId="1201ADA4" w14:textId="77777777" w:rsidR="00CD05A5" w:rsidRPr="00A27427" w:rsidRDefault="00CD05A5" w:rsidP="00B14E69">
    <w:pPr>
      <w:pStyle w:val="Heade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206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6AD5"/>
    <w:multiLevelType w:val="hybridMultilevel"/>
    <w:tmpl w:val="8D52EF42"/>
    <w:lvl w:ilvl="0" w:tplc="11181BF0">
      <w:start w:val="119"/>
      <w:numFmt w:val="bullet"/>
      <w:lvlText w:val="-"/>
      <w:lvlJc w:val="left"/>
      <w:pPr>
        <w:ind w:left="-284" w:hanging="360"/>
      </w:pPr>
      <w:rPr>
        <w:rFonts w:ascii="Calibri" w:eastAsia="Calibri" w:hAnsi="Calibri" w:cs="Calibri" w:hint="default"/>
        <w:b w:val="0"/>
      </w:rPr>
    </w:lvl>
    <w:lvl w:ilvl="1" w:tplc="04090003" w:tentative="1">
      <w:start w:val="1"/>
      <w:numFmt w:val="bullet"/>
      <w:lvlText w:val="o"/>
      <w:lvlJc w:val="left"/>
      <w:pPr>
        <w:ind w:left="436" w:hanging="360"/>
      </w:pPr>
      <w:rPr>
        <w:rFonts w:ascii="Courier New" w:hAnsi="Courier New" w:cs="Courier New" w:hint="default"/>
      </w:rPr>
    </w:lvl>
    <w:lvl w:ilvl="2" w:tplc="04090005" w:tentative="1">
      <w:start w:val="1"/>
      <w:numFmt w:val="bullet"/>
      <w:lvlText w:val=""/>
      <w:lvlJc w:val="left"/>
      <w:pPr>
        <w:ind w:left="1156" w:hanging="360"/>
      </w:pPr>
      <w:rPr>
        <w:rFonts w:ascii="Wingdings" w:hAnsi="Wingdings" w:hint="default"/>
      </w:rPr>
    </w:lvl>
    <w:lvl w:ilvl="3" w:tplc="04090001" w:tentative="1">
      <w:start w:val="1"/>
      <w:numFmt w:val="bullet"/>
      <w:lvlText w:val=""/>
      <w:lvlJc w:val="left"/>
      <w:pPr>
        <w:ind w:left="1876" w:hanging="360"/>
      </w:pPr>
      <w:rPr>
        <w:rFonts w:ascii="Symbol" w:hAnsi="Symbol" w:hint="default"/>
      </w:rPr>
    </w:lvl>
    <w:lvl w:ilvl="4" w:tplc="04090003" w:tentative="1">
      <w:start w:val="1"/>
      <w:numFmt w:val="bullet"/>
      <w:lvlText w:val="o"/>
      <w:lvlJc w:val="left"/>
      <w:pPr>
        <w:ind w:left="2596" w:hanging="360"/>
      </w:pPr>
      <w:rPr>
        <w:rFonts w:ascii="Courier New" w:hAnsi="Courier New" w:cs="Courier New" w:hint="default"/>
      </w:rPr>
    </w:lvl>
    <w:lvl w:ilvl="5" w:tplc="04090005" w:tentative="1">
      <w:start w:val="1"/>
      <w:numFmt w:val="bullet"/>
      <w:lvlText w:val=""/>
      <w:lvlJc w:val="left"/>
      <w:pPr>
        <w:ind w:left="3316" w:hanging="360"/>
      </w:pPr>
      <w:rPr>
        <w:rFonts w:ascii="Wingdings" w:hAnsi="Wingdings" w:hint="default"/>
      </w:rPr>
    </w:lvl>
    <w:lvl w:ilvl="6" w:tplc="04090001" w:tentative="1">
      <w:start w:val="1"/>
      <w:numFmt w:val="bullet"/>
      <w:lvlText w:val=""/>
      <w:lvlJc w:val="left"/>
      <w:pPr>
        <w:ind w:left="4036" w:hanging="360"/>
      </w:pPr>
      <w:rPr>
        <w:rFonts w:ascii="Symbol" w:hAnsi="Symbol" w:hint="default"/>
      </w:rPr>
    </w:lvl>
    <w:lvl w:ilvl="7" w:tplc="04090003" w:tentative="1">
      <w:start w:val="1"/>
      <w:numFmt w:val="bullet"/>
      <w:lvlText w:val="o"/>
      <w:lvlJc w:val="left"/>
      <w:pPr>
        <w:ind w:left="4756" w:hanging="360"/>
      </w:pPr>
      <w:rPr>
        <w:rFonts w:ascii="Courier New" w:hAnsi="Courier New" w:cs="Courier New" w:hint="default"/>
      </w:rPr>
    </w:lvl>
    <w:lvl w:ilvl="8" w:tplc="04090005" w:tentative="1">
      <w:start w:val="1"/>
      <w:numFmt w:val="bullet"/>
      <w:lvlText w:val=""/>
      <w:lvlJc w:val="left"/>
      <w:pPr>
        <w:ind w:left="5476" w:hanging="360"/>
      </w:pPr>
      <w:rPr>
        <w:rFonts w:ascii="Wingdings" w:hAnsi="Wingdings" w:hint="default"/>
      </w:rPr>
    </w:lvl>
  </w:abstractNum>
  <w:abstractNum w:abstractNumId="2" w15:restartNumberingAfterBreak="0">
    <w:nsid w:val="09121CB8"/>
    <w:multiLevelType w:val="hybridMultilevel"/>
    <w:tmpl w:val="1076F9CC"/>
    <w:lvl w:ilvl="0" w:tplc="7C066164">
      <w:numFmt w:val="bullet"/>
      <w:lvlText w:val="•"/>
      <w:lvlJc w:val="left"/>
      <w:pPr>
        <w:ind w:left="1570" w:hanging="360"/>
      </w:pPr>
      <w:rPr>
        <w:rFonts w:ascii="Times New Roman" w:eastAsia="Times New Roman" w:hAnsi="Times New Roman" w:cs="Times New Roman"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 w15:restartNumberingAfterBreak="0">
    <w:nsid w:val="092335A7"/>
    <w:multiLevelType w:val="hybridMultilevel"/>
    <w:tmpl w:val="0F64BFB6"/>
    <w:lvl w:ilvl="0" w:tplc="A9500FF8">
      <w:start w:val="1"/>
      <w:numFmt w:val="bullet"/>
      <w:lvlText w:val="-"/>
      <w:lvlJc w:val="left"/>
      <w:pPr>
        <w:ind w:left="1211" w:hanging="360"/>
      </w:pPr>
      <w:rPr>
        <w:rFonts w:ascii="Times New Roman" w:eastAsia=".VnTime"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 w15:restartNumberingAfterBreak="0">
    <w:nsid w:val="0D0A75F4"/>
    <w:multiLevelType w:val="hybridMultilevel"/>
    <w:tmpl w:val="BF3CF03E"/>
    <w:lvl w:ilvl="0" w:tplc="7C066164">
      <w:numFmt w:val="bullet"/>
      <w:lvlText w:val="•"/>
      <w:lvlJc w:val="left"/>
      <w:pPr>
        <w:ind w:left="1068" w:hanging="360"/>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10024B84"/>
    <w:multiLevelType w:val="hybridMultilevel"/>
    <w:tmpl w:val="8B7C8790"/>
    <w:lvl w:ilvl="0" w:tplc="11181BF0">
      <w:start w:val="119"/>
      <w:numFmt w:val="bullet"/>
      <w:lvlText w:val="-"/>
      <w:lvlJc w:val="left"/>
      <w:pPr>
        <w:ind w:left="720" w:hanging="360"/>
      </w:pPr>
      <w:rPr>
        <w:rFonts w:ascii="Calibri" w:eastAsia="Calibr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044E21"/>
    <w:multiLevelType w:val="multilevel"/>
    <w:tmpl w:val="6854D328"/>
    <w:lvl w:ilvl="0">
      <w:start w:val="119"/>
      <w:numFmt w:val="bullet"/>
      <w:lvlText w:val="-"/>
      <w:lvlJc w:val="left"/>
      <w:pPr>
        <w:ind w:left="1080" w:hanging="360"/>
      </w:pPr>
      <w:rPr>
        <w:rFonts w:ascii="Calibri" w:eastAsia="Calibri" w:hAnsi="Calibri" w:cs="Calibri" w:hint="default"/>
        <w:b w:val="0"/>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3410FC"/>
    <w:multiLevelType w:val="hybridMultilevel"/>
    <w:tmpl w:val="785CEDC2"/>
    <w:lvl w:ilvl="0" w:tplc="A9500FF8">
      <w:start w:val="1"/>
      <w:numFmt w:val="bullet"/>
      <w:lvlText w:val="-"/>
      <w:lvlJc w:val="left"/>
      <w:pPr>
        <w:ind w:left="927" w:hanging="360"/>
      </w:pPr>
      <w:rPr>
        <w:rFonts w:ascii="Times New Roman" w:eastAsia=".VnTime" w:hAnsi="Times New Roman" w:cs="Times New Roman" w:hint="default"/>
        <w:b w:val="0"/>
        <w:color w:val="auto"/>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 w15:restartNumberingAfterBreak="0">
    <w:nsid w:val="140A0474"/>
    <w:multiLevelType w:val="hybridMultilevel"/>
    <w:tmpl w:val="FA60E1D4"/>
    <w:lvl w:ilvl="0" w:tplc="11181BF0">
      <w:start w:val="119"/>
      <w:numFmt w:val="bullet"/>
      <w:lvlText w:val="-"/>
      <w:lvlJc w:val="left"/>
      <w:pPr>
        <w:ind w:left="720" w:hanging="360"/>
      </w:pPr>
      <w:rPr>
        <w:rFonts w:ascii="Calibri" w:eastAsia="Calibr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21B8B"/>
    <w:multiLevelType w:val="hybridMultilevel"/>
    <w:tmpl w:val="884C74D2"/>
    <w:lvl w:ilvl="0" w:tplc="04090001">
      <w:start w:val="1"/>
      <w:numFmt w:val="bullet"/>
      <w:lvlText w:val=""/>
      <w:lvlJc w:val="left"/>
      <w:pPr>
        <w:ind w:left="1080" w:hanging="360"/>
      </w:pPr>
      <w:rPr>
        <w:rFonts w:ascii="Symbol" w:hAnsi="Symbol" w:hint="default"/>
        <w:b w:val="0"/>
      </w:rPr>
    </w:lvl>
    <w:lvl w:ilvl="1" w:tplc="FFFFFFFF">
      <w:start w:val="1"/>
      <w:numFmt w:val="bullet"/>
      <w:lvlText w:val=""/>
      <w:lvlJc w:val="left"/>
      <w:pPr>
        <w:ind w:left="1800" w:hanging="360"/>
      </w:pPr>
      <w:rPr>
        <w:rFonts w:ascii="Wingdings" w:eastAsia="Times New Roman" w:hAnsi="Wingdings"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D017145"/>
    <w:multiLevelType w:val="hybridMultilevel"/>
    <w:tmpl w:val="B358BA84"/>
    <w:lvl w:ilvl="0" w:tplc="7C066164">
      <w:numFmt w:val="bullet"/>
      <w:lvlText w:val="•"/>
      <w:lvlJc w:val="left"/>
      <w:pPr>
        <w:ind w:left="1068" w:hanging="360"/>
      </w:pPr>
      <w:rPr>
        <w:rFonts w:ascii="Times New Roman" w:eastAsia="Times New Roman" w:hAnsi="Times New Roman" w:cs="Times New Roman"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1" w15:restartNumberingAfterBreak="0">
    <w:nsid w:val="1D43378A"/>
    <w:multiLevelType w:val="hybridMultilevel"/>
    <w:tmpl w:val="D5FCA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321B9B"/>
    <w:multiLevelType w:val="hybridMultilevel"/>
    <w:tmpl w:val="BB10E9A2"/>
    <w:lvl w:ilvl="0" w:tplc="FFFFFFFF">
      <w:start w:val="119"/>
      <w:numFmt w:val="bullet"/>
      <w:lvlText w:val="-"/>
      <w:lvlJc w:val="left"/>
      <w:pPr>
        <w:ind w:left="1080" w:hanging="360"/>
      </w:pPr>
      <w:rPr>
        <w:rFonts w:ascii="Calibri" w:eastAsia="Calibri" w:hAnsi="Calibri" w:cs="Calibri" w:hint="default"/>
        <w:b w:val="0"/>
      </w:rPr>
    </w:lvl>
    <w:lvl w:ilvl="1" w:tplc="04090001">
      <w:start w:val="1"/>
      <w:numFmt w:val="bullet"/>
      <w:lvlText w:val=""/>
      <w:lvlJc w:val="left"/>
      <w:pPr>
        <w:ind w:left="1210" w:hanging="360"/>
      </w:pPr>
      <w:rPr>
        <w:rFonts w:ascii="Symbol" w:hAnsi="Symbol" w:hint="default"/>
      </w:rPr>
    </w:lvl>
    <w:lvl w:ilvl="2" w:tplc="7C066164">
      <w:numFmt w:val="bullet"/>
      <w:lvlText w:val="•"/>
      <w:lvlJc w:val="left"/>
      <w:pPr>
        <w:ind w:left="2880" w:hanging="720"/>
      </w:pPr>
      <w:rPr>
        <w:rFonts w:ascii="Times New Roman" w:eastAsia="Times New Roman" w:hAnsi="Times New Roman" w:cs="Times New Roman"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14E5D7D"/>
    <w:multiLevelType w:val="hybridMultilevel"/>
    <w:tmpl w:val="4C467278"/>
    <w:lvl w:ilvl="0" w:tplc="6CEADF9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BA1608"/>
    <w:multiLevelType w:val="hybridMultilevel"/>
    <w:tmpl w:val="853CD726"/>
    <w:lvl w:ilvl="0" w:tplc="11181BF0">
      <w:start w:val="119"/>
      <w:numFmt w:val="bullet"/>
      <w:lvlText w:val="-"/>
      <w:lvlJc w:val="left"/>
      <w:pPr>
        <w:ind w:left="2781" w:hanging="360"/>
      </w:pPr>
      <w:rPr>
        <w:rFonts w:ascii="Calibri" w:eastAsia="Calibri" w:hAnsi="Calibri" w:cs="Calibri" w:hint="default"/>
        <w:b w:val="0"/>
      </w:rPr>
    </w:lvl>
    <w:lvl w:ilvl="1" w:tplc="7C066164">
      <w:numFmt w:val="bullet"/>
      <w:lvlText w:val="•"/>
      <w:lvlJc w:val="left"/>
      <w:pPr>
        <w:ind w:left="1069" w:hanging="360"/>
      </w:pPr>
      <w:rPr>
        <w:rFonts w:ascii="Times New Roman" w:eastAsia="Times New Roman" w:hAnsi="Times New Roman" w:cs="Times New Roman" w:hint="default"/>
      </w:rPr>
    </w:lvl>
    <w:lvl w:ilvl="2" w:tplc="04090005">
      <w:start w:val="1"/>
      <w:numFmt w:val="bullet"/>
      <w:lvlText w:val=""/>
      <w:lvlJc w:val="left"/>
      <w:pPr>
        <w:ind w:left="4221" w:hanging="360"/>
      </w:pPr>
      <w:rPr>
        <w:rFonts w:ascii="Wingdings" w:hAnsi="Wingdings" w:hint="default"/>
      </w:rPr>
    </w:lvl>
    <w:lvl w:ilvl="3" w:tplc="04090001" w:tentative="1">
      <w:start w:val="1"/>
      <w:numFmt w:val="bullet"/>
      <w:lvlText w:val=""/>
      <w:lvlJc w:val="left"/>
      <w:pPr>
        <w:ind w:left="4941" w:hanging="360"/>
      </w:pPr>
      <w:rPr>
        <w:rFonts w:ascii="Symbol" w:hAnsi="Symbol" w:hint="default"/>
      </w:rPr>
    </w:lvl>
    <w:lvl w:ilvl="4" w:tplc="04090003" w:tentative="1">
      <w:start w:val="1"/>
      <w:numFmt w:val="bullet"/>
      <w:lvlText w:val="o"/>
      <w:lvlJc w:val="left"/>
      <w:pPr>
        <w:ind w:left="5661" w:hanging="360"/>
      </w:pPr>
      <w:rPr>
        <w:rFonts w:ascii="Courier New" w:hAnsi="Courier New" w:cs="Courier New" w:hint="default"/>
      </w:rPr>
    </w:lvl>
    <w:lvl w:ilvl="5" w:tplc="04090005" w:tentative="1">
      <w:start w:val="1"/>
      <w:numFmt w:val="bullet"/>
      <w:lvlText w:val=""/>
      <w:lvlJc w:val="left"/>
      <w:pPr>
        <w:ind w:left="6381" w:hanging="360"/>
      </w:pPr>
      <w:rPr>
        <w:rFonts w:ascii="Wingdings" w:hAnsi="Wingdings" w:hint="default"/>
      </w:rPr>
    </w:lvl>
    <w:lvl w:ilvl="6" w:tplc="04090001" w:tentative="1">
      <w:start w:val="1"/>
      <w:numFmt w:val="bullet"/>
      <w:lvlText w:val=""/>
      <w:lvlJc w:val="left"/>
      <w:pPr>
        <w:ind w:left="7101" w:hanging="360"/>
      </w:pPr>
      <w:rPr>
        <w:rFonts w:ascii="Symbol" w:hAnsi="Symbol" w:hint="default"/>
      </w:rPr>
    </w:lvl>
    <w:lvl w:ilvl="7" w:tplc="04090003" w:tentative="1">
      <w:start w:val="1"/>
      <w:numFmt w:val="bullet"/>
      <w:lvlText w:val="o"/>
      <w:lvlJc w:val="left"/>
      <w:pPr>
        <w:ind w:left="7821" w:hanging="360"/>
      </w:pPr>
      <w:rPr>
        <w:rFonts w:ascii="Courier New" w:hAnsi="Courier New" w:cs="Courier New" w:hint="default"/>
      </w:rPr>
    </w:lvl>
    <w:lvl w:ilvl="8" w:tplc="04090005" w:tentative="1">
      <w:start w:val="1"/>
      <w:numFmt w:val="bullet"/>
      <w:lvlText w:val=""/>
      <w:lvlJc w:val="left"/>
      <w:pPr>
        <w:ind w:left="8541" w:hanging="360"/>
      </w:pPr>
      <w:rPr>
        <w:rFonts w:ascii="Wingdings" w:hAnsi="Wingdings" w:hint="default"/>
      </w:rPr>
    </w:lvl>
  </w:abstractNum>
  <w:abstractNum w:abstractNumId="15" w15:restartNumberingAfterBreak="0">
    <w:nsid w:val="23DF5ECA"/>
    <w:multiLevelType w:val="multilevel"/>
    <w:tmpl w:val="91B8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E7230"/>
    <w:multiLevelType w:val="hybridMultilevel"/>
    <w:tmpl w:val="A74A53AC"/>
    <w:lvl w:ilvl="0" w:tplc="FFFFFFFF">
      <w:start w:val="119"/>
      <w:numFmt w:val="bullet"/>
      <w:lvlText w:val="-"/>
      <w:lvlJc w:val="left"/>
      <w:pPr>
        <w:ind w:left="720" w:hanging="360"/>
      </w:pPr>
      <w:rPr>
        <w:rFonts w:ascii="Calibri" w:eastAsia="Calibri" w:hAnsi="Calibri" w:cs="Calibri" w:hint="default"/>
        <w:b w:val="0"/>
        <w:color w:val="auto"/>
      </w:rPr>
    </w:lvl>
    <w:lvl w:ilvl="1" w:tplc="FFFFFFFF">
      <w:start w:val="119"/>
      <w:numFmt w:val="bullet"/>
      <w:lvlText w:val="-"/>
      <w:lvlJc w:val="left"/>
      <w:pPr>
        <w:ind w:left="720" w:hanging="360"/>
      </w:pPr>
      <w:rPr>
        <w:rFonts w:ascii="Calibri" w:eastAsia="Calibri" w:hAnsi="Calibri" w:cs="Calibri" w:hint="default"/>
        <w:b w:val="0"/>
      </w:rPr>
    </w:lvl>
    <w:lvl w:ilvl="2" w:tplc="7C066164">
      <w:numFmt w:val="bullet"/>
      <w:lvlText w:val="•"/>
      <w:lvlJc w:val="left"/>
      <w:pPr>
        <w:ind w:left="1211"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A1063C4"/>
    <w:multiLevelType w:val="hybridMultilevel"/>
    <w:tmpl w:val="B45EF61E"/>
    <w:lvl w:ilvl="0" w:tplc="ADCAA2B8">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DFD0B56"/>
    <w:multiLevelType w:val="hybridMultilevel"/>
    <w:tmpl w:val="3E441B7E"/>
    <w:lvl w:ilvl="0" w:tplc="A9500FF8">
      <w:start w:val="1"/>
      <w:numFmt w:val="bullet"/>
      <w:lvlText w:val="-"/>
      <w:lvlJc w:val="left"/>
      <w:pPr>
        <w:ind w:left="1210" w:hanging="360"/>
      </w:pPr>
      <w:rPr>
        <w:rFonts w:ascii="Times New Roman" w:eastAsia=".VnTime"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0B7E6E"/>
    <w:multiLevelType w:val="hybridMultilevel"/>
    <w:tmpl w:val="0FF6A3A6"/>
    <w:lvl w:ilvl="0" w:tplc="ADCAA2B8">
      <w:start w:val="1"/>
      <w:numFmt w:val="bullet"/>
      <w:lvlText w:val=""/>
      <w:lvlJc w:val="left"/>
      <w:pPr>
        <w:ind w:left="927" w:hanging="360"/>
      </w:pPr>
      <w:rPr>
        <w:rFonts w:ascii="Symbol" w:hAnsi="Symbol" w:hint="default"/>
        <w:color w:val="auto"/>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313D293D"/>
    <w:multiLevelType w:val="hybridMultilevel"/>
    <w:tmpl w:val="16A4E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B6363A"/>
    <w:multiLevelType w:val="hybridMultilevel"/>
    <w:tmpl w:val="31D6607C"/>
    <w:lvl w:ilvl="0" w:tplc="11181BF0">
      <w:start w:val="119"/>
      <w:numFmt w:val="bullet"/>
      <w:lvlText w:val="-"/>
      <w:lvlJc w:val="left"/>
      <w:pPr>
        <w:ind w:left="1080" w:hanging="360"/>
      </w:pPr>
      <w:rPr>
        <w:rFonts w:ascii="Calibri" w:eastAsia="Calibri" w:hAnsi="Calibri" w:cs="Calibr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6BA4995"/>
    <w:multiLevelType w:val="hybridMultilevel"/>
    <w:tmpl w:val="D3F0568A"/>
    <w:lvl w:ilvl="0" w:tplc="F9DAAFA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6B14C2"/>
    <w:multiLevelType w:val="hybridMultilevel"/>
    <w:tmpl w:val="1794FF3A"/>
    <w:lvl w:ilvl="0" w:tplc="7C066164">
      <w:numFmt w:val="bullet"/>
      <w:lvlText w:val="•"/>
      <w:lvlJc w:val="left"/>
      <w:pPr>
        <w:ind w:left="1068" w:hanging="360"/>
      </w:pPr>
      <w:rPr>
        <w:rFonts w:ascii="Times New Roman" w:eastAsia="Times New Roman" w:hAnsi="Times New Roman" w:cs="Times New Roman" w:hint="default"/>
        <w:color w:val="auto"/>
      </w:rPr>
    </w:lvl>
    <w:lvl w:ilvl="1" w:tplc="FFFFFFFF" w:tentative="1">
      <w:start w:val="1"/>
      <w:numFmt w:val="bullet"/>
      <w:lvlText w:val="o"/>
      <w:lvlJc w:val="left"/>
      <w:pPr>
        <w:ind w:left="-218" w:hanging="360"/>
      </w:pPr>
      <w:rPr>
        <w:rFonts w:ascii="Courier New" w:hAnsi="Courier New" w:cs="Courier New" w:hint="default"/>
      </w:rPr>
    </w:lvl>
    <w:lvl w:ilvl="2" w:tplc="FFFFFFFF" w:tentative="1">
      <w:start w:val="1"/>
      <w:numFmt w:val="bullet"/>
      <w:lvlText w:val=""/>
      <w:lvlJc w:val="left"/>
      <w:pPr>
        <w:ind w:left="502" w:hanging="360"/>
      </w:pPr>
      <w:rPr>
        <w:rFonts w:ascii="Wingdings" w:hAnsi="Wingdings" w:hint="default"/>
      </w:rPr>
    </w:lvl>
    <w:lvl w:ilvl="3" w:tplc="FFFFFFFF" w:tentative="1">
      <w:start w:val="1"/>
      <w:numFmt w:val="bullet"/>
      <w:lvlText w:val=""/>
      <w:lvlJc w:val="left"/>
      <w:pPr>
        <w:ind w:left="1222" w:hanging="360"/>
      </w:pPr>
      <w:rPr>
        <w:rFonts w:ascii="Symbol" w:hAnsi="Symbol" w:hint="default"/>
      </w:rPr>
    </w:lvl>
    <w:lvl w:ilvl="4" w:tplc="FFFFFFFF" w:tentative="1">
      <w:start w:val="1"/>
      <w:numFmt w:val="bullet"/>
      <w:lvlText w:val="o"/>
      <w:lvlJc w:val="left"/>
      <w:pPr>
        <w:ind w:left="1942" w:hanging="360"/>
      </w:pPr>
      <w:rPr>
        <w:rFonts w:ascii="Courier New" w:hAnsi="Courier New" w:cs="Courier New" w:hint="default"/>
      </w:rPr>
    </w:lvl>
    <w:lvl w:ilvl="5" w:tplc="FFFFFFFF" w:tentative="1">
      <w:start w:val="1"/>
      <w:numFmt w:val="bullet"/>
      <w:lvlText w:val=""/>
      <w:lvlJc w:val="left"/>
      <w:pPr>
        <w:ind w:left="2662" w:hanging="360"/>
      </w:pPr>
      <w:rPr>
        <w:rFonts w:ascii="Wingdings" w:hAnsi="Wingdings" w:hint="default"/>
      </w:rPr>
    </w:lvl>
    <w:lvl w:ilvl="6" w:tplc="FFFFFFFF" w:tentative="1">
      <w:start w:val="1"/>
      <w:numFmt w:val="bullet"/>
      <w:lvlText w:val=""/>
      <w:lvlJc w:val="left"/>
      <w:pPr>
        <w:ind w:left="3382" w:hanging="360"/>
      </w:pPr>
      <w:rPr>
        <w:rFonts w:ascii="Symbol" w:hAnsi="Symbol" w:hint="default"/>
      </w:rPr>
    </w:lvl>
    <w:lvl w:ilvl="7" w:tplc="FFFFFFFF" w:tentative="1">
      <w:start w:val="1"/>
      <w:numFmt w:val="bullet"/>
      <w:lvlText w:val="o"/>
      <w:lvlJc w:val="left"/>
      <w:pPr>
        <w:ind w:left="4102" w:hanging="360"/>
      </w:pPr>
      <w:rPr>
        <w:rFonts w:ascii="Courier New" w:hAnsi="Courier New" w:cs="Courier New" w:hint="default"/>
      </w:rPr>
    </w:lvl>
    <w:lvl w:ilvl="8" w:tplc="FFFFFFFF" w:tentative="1">
      <w:start w:val="1"/>
      <w:numFmt w:val="bullet"/>
      <w:lvlText w:val=""/>
      <w:lvlJc w:val="left"/>
      <w:pPr>
        <w:ind w:left="4822" w:hanging="360"/>
      </w:pPr>
      <w:rPr>
        <w:rFonts w:ascii="Wingdings" w:hAnsi="Wingdings" w:hint="default"/>
      </w:rPr>
    </w:lvl>
  </w:abstractNum>
  <w:abstractNum w:abstractNumId="24" w15:restartNumberingAfterBreak="0">
    <w:nsid w:val="3AA05CE7"/>
    <w:multiLevelType w:val="hybridMultilevel"/>
    <w:tmpl w:val="31A83F2C"/>
    <w:lvl w:ilvl="0" w:tplc="11181BF0">
      <w:start w:val="119"/>
      <w:numFmt w:val="bullet"/>
      <w:lvlText w:val="-"/>
      <w:lvlJc w:val="left"/>
      <w:pPr>
        <w:ind w:left="1080" w:hanging="360"/>
      </w:pPr>
      <w:rPr>
        <w:rFonts w:ascii="Calibri" w:eastAsia="Calibri" w:hAnsi="Calibri" w:cs="Calibri" w:hint="default"/>
        <w:b w:val="0"/>
      </w:rPr>
    </w:lvl>
    <w:lvl w:ilvl="1" w:tplc="DA70B84E">
      <w:start w:val="1"/>
      <w:numFmt w:val="bullet"/>
      <w:lvlText w:val=""/>
      <w:lvlJc w:val="left"/>
      <w:pPr>
        <w:ind w:left="1800" w:hanging="360"/>
      </w:pPr>
      <w:rPr>
        <w:rFonts w:ascii="Wingdings" w:eastAsia="Times New Roman" w:hAnsi="Wingding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E285521"/>
    <w:multiLevelType w:val="hybridMultilevel"/>
    <w:tmpl w:val="7D4682CC"/>
    <w:lvl w:ilvl="0" w:tplc="11181BF0">
      <w:start w:val="119"/>
      <w:numFmt w:val="bullet"/>
      <w:lvlText w:val="-"/>
      <w:lvlJc w:val="left"/>
      <w:pPr>
        <w:ind w:left="720" w:hanging="360"/>
      </w:pPr>
      <w:rPr>
        <w:rFonts w:ascii="Calibri" w:eastAsia="Calibri" w:hAnsi="Calibri" w:cs="Calibri" w:hint="default"/>
        <w:b w:val="0"/>
        <w:color w:val="auto"/>
      </w:rPr>
    </w:lvl>
    <w:lvl w:ilvl="1" w:tplc="11181BF0">
      <w:start w:val="119"/>
      <w:numFmt w:val="bullet"/>
      <w:lvlText w:val="-"/>
      <w:lvlJc w:val="left"/>
      <w:pPr>
        <w:ind w:left="720" w:hanging="360"/>
      </w:pPr>
      <w:rPr>
        <w:rFonts w:ascii="Calibri" w:eastAsia="Calibri" w:hAnsi="Calibri" w:cs="Calibri" w:hint="default"/>
        <w:b w:val="0"/>
      </w:rPr>
    </w:lvl>
    <w:lvl w:ilvl="2" w:tplc="11181BF0">
      <w:start w:val="119"/>
      <w:numFmt w:val="bullet"/>
      <w:lvlText w:val="-"/>
      <w:lvlJc w:val="left"/>
      <w:pPr>
        <w:ind w:left="1211" w:hanging="360"/>
      </w:pPr>
      <w:rPr>
        <w:rFonts w:ascii="Calibri" w:eastAsia="Calibri" w:hAnsi="Calibri" w:cs="Calibri" w:hint="default"/>
        <w:b w:val="0"/>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E311228"/>
    <w:multiLevelType w:val="hybridMultilevel"/>
    <w:tmpl w:val="DDE8A6A4"/>
    <w:lvl w:ilvl="0" w:tplc="1A62AACC">
      <w:start w:val="1"/>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27" w15:restartNumberingAfterBreak="0">
    <w:nsid w:val="3F322498"/>
    <w:multiLevelType w:val="hybridMultilevel"/>
    <w:tmpl w:val="B02ACAB0"/>
    <w:lvl w:ilvl="0" w:tplc="FFFFFFFF">
      <w:start w:val="119"/>
      <w:numFmt w:val="bullet"/>
      <w:lvlText w:val="-"/>
      <w:lvlJc w:val="left"/>
      <w:pPr>
        <w:ind w:left="720" w:hanging="360"/>
      </w:pPr>
      <w:rPr>
        <w:rFonts w:ascii="Calibri" w:eastAsia="Calibri" w:hAnsi="Calibri" w:cs="Calibri" w:hint="default"/>
        <w:b w:val="0"/>
      </w:rPr>
    </w:lvl>
    <w:lvl w:ilvl="1" w:tplc="FFFFFFFF" w:tentative="1">
      <w:start w:val="1"/>
      <w:numFmt w:val="bullet"/>
      <w:lvlText w:val="o"/>
      <w:lvlJc w:val="left"/>
      <w:pPr>
        <w:ind w:left="1440" w:hanging="360"/>
      </w:pPr>
      <w:rPr>
        <w:rFonts w:ascii="Courier New" w:hAnsi="Courier New" w:cs="Courier New" w:hint="default"/>
      </w:rPr>
    </w:lvl>
    <w:lvl w:ilvl="2" w:tplc="11181BF0">
      <w:start w:val="119"/>
      <w:numFmt w:val="bullet"/>
      <w:lvlText w:val="-"/>
      <w:lvlJc w:val="left"/>
      <w:pPr>
        <w:ind w:left="1211" w:hanging="360"/>
      </w:pPr>
      <w:rPr>
        <w:rFonts w:ascii="Calibri" w:eastAsia="Calibri" w:hAnsi="Calibri" w:cs="Calibri" w:hint="default"/>
        <w:b w:val="0"/>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53679BF"/>
    <w:multiLevelType w:val="hybridMultilevel"/>
    <w:tmpl w:val="1F22AD46"/>
    <w:lvl w:ilvl="0" w:tplc="7C066164">
      <w:numFmt w:val="bullet"/>
      <w:lvlText w:val="•"/>
      <w:lvlJc w:val="left"/>
      <w:pPr>
        <w:ind w:left="1211" w:hanging="360"/>
      </w:pPr>
      <w:rPr>
        <w:rFonts w:ascii="Times New Roman" w:eastAsia="Times New Roman" w:hAnsi="Times New Roman" w:cs="Times New Roman" w:hint="default"/>
        <w:b w:val="0"/>
      </w:rPr>
    </w:lvl>
    <w:lvl w:ilvl="1" w:tplc="FFFFFFFF">
      <w:start w:val="1"/>
      <w:numFmt w:val="bullet"/>
      <w:lvlText w:val=""/>
      <w:lvlJc w:val="left"/>
      <w:pPr>
        <w:ind w:left="1931" w:hanging="360"/>
      </w:pPr>
      <w:rPr>
        <w:rFonts w:ascii="Wingdings" w:eastAsia="Times New Roman" w:hAnsi="Wingdings" w:cs="Times New Roman"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29" w15:restartNumberingAfterBreak="0">
    <w:nsid w:val="50B45E10"/>
    <w:multiLevelType w:val="multilevel"/>
    <w:tmpl w:val="4874F12C"/>
    <w:lvl w:ilvl="0">
      <w:start w:val="1"/>
      <w:numFmt w:val="bullet"/>
      <w:lvlText w:val="-"/>
      <w:lvlJc w:val="left"/>
      <w:pPr>
        <w:ind w:left="1352" w:hanging="360"/>
      </w:pPr>
      <w:rPr>
        <w:rFonts w:ascii="Times New Roman" w:eastAsia=".VnTime" w:hAnsi="Times New Roman" w:cs="Times New Roman" w:hint="default"/>
        <w:b w:val="0"/>
        <w:color w:val="auto"/>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0" w15:restartNumberingAfterBreak="0">
    <w:nsid w:val="50F04990"/>
    <w:multiLevelType w:val="hybridMultilevel"/>
    <w:tmpl w:val="5ECC4CA0"/>
    <w:lvl w:ilvl="0" w:tplc="A9500FF8">
      <w:start w:val="1"/>
      <w:numFmt w:val="bullet"/>
      <w:lvlText w:val="-"/>
      <w:lvlJc w:val="left"/>
      <w:pPr>
        <w:ind w:left="1210" w:hanging="360"/>
      </w:pPr>
      <w:rPr>
        <w:rFonts w:ascii="Times New Roman" w:eastAsia=".VnTime" w:hAnsi="Times New Roman" w:cs="Times New Roman" w:hint="default"/>
      </w:rPr>
    </w:lvl>
    <w:lvl w:ilvl="1" w:tplc="04090003">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1" w15:restartNumberingAfterBreak="0">
    <w:nsid w:val="546B63A7"/>
    <w:multiLevelType w:val="hybridMultilevel"/>
    <w:tmpl w:val="D04A27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AA5375"/>
    <w:multiLevelType w:val="hybridMultilevel"/>
    <w:tmpl w:val="ECCAB0DA"/>
    <w:lvl w:ilvl="0" w:tplc="11181BF0">
      <w:start w:val="119"/>
      <w:numFmt w:val="bullet"/>
      <w:lvlText w:val="-"/>
      <w:lvlJc w:val="left"/>
      <w:pPr>
        <w:ind w:left="720" w:hanging="360"/>
      </w:pPr>
      <w:rPr>
        <w:rFonts w:ascii="Calibri" w:eastAsia="Calibr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8D04FB"/>
    <w:multiLevelType w:val="hybridMultilevel"/>
    <w:tmpl w:val="A1CC87F0"/>
    <w:lvl w:ilvl="0" w:tplc="ADCAA2B8">
      <w:start w:val="1"/>
      <w:numFmt w:val="bullet"/>
      <w:lvlText w:val=""/>
      <w:lvlJc w:val="left"/>
      <w:pPr>
        <w:ind w:left="3620" w:hanging="360"/>
      </w:pPr>
      <w:rPr>
        <w:rFonts w:ascii="Symbol" w:hAnsi="Symbol" w:hint="default"/>
        <w:color w:val="auto"/>
      </w:rPr>
    </w:lvl>
    <w:lvl w:ilvl="1" w:tplc="04090003">
      <w:start w:val="1"/>
      <w:numFmt w:val="bullet"/>
      <w:lvlText w:val="o"/>
      <w:lvlJc w:val="left"/>
      <w:pPr>
        <w:ind w:left="4340" w:hanging="360"/>
      </w:pPr>
      <w:rPr>
        <w:rFonts w:ascii="Courier New" w:hAnsi="Courier New" w:cs="Courier New" w:hint="default"/>
      </w:rPr>
    </w:lvl>
    <w:lvl w:ilvl="2" w:tplc="04090005" w:tentative="1">
      <w:start w:val="1"/>
      <w:numFmt w:val="bullet"/>
      <w:lvlText w:val=""/>
      <w:lvlJc w:val="left"/>
      <w:pPr>
        <w:ind w:left="5060" w:hanging="360"/>
      </w:pPr>
      <w:rPr>
        <w:rFonts w:ascii="Wingdings" w:hAnsi="Wingdings" w:hint="default"/>
      </w:rPr>
    </w:lvl>
    <w:lvl w:ilvl="3" w:tplc="04090001" w:tentative="1">
      <w:start w:val="1"/>
      <w:numFmt w:val="bullet"/>
      <w:lvlText w:val=""/>
      <w:lvlJc w:val="left"/>
      <w:pPr>
        <w:ind w:left="5780" w:hanging="360"/>
      </w:pPr>
      <w:rPr>
        <w:rFonts w:ascii="Symbol" w:hAnsi="Symbol" w:hint="default"/>
      </w:rPr>
    </w:lvl>
    <w:lvl w:ilvl="4" w:tplc="04090003" w:tentative="1">
      <w:start w:val="1"/>
      <w:numFmt w:val="bullet"/>
      <w:lvlText w:val="o"/>
      <w:lvlJc w:val="left"/>
      <w:pPr>
        <w:ind w:left="6500" w:hanging="360"/>
      </w:pPr>
      <w:rPr>
        <w:rFonts w:ascii="Courier New" w:hAnsi="Courier New" w:cs="Courier New" w:hint="default"/>
      </w:rPr>
    </w:lvl>
    <w:lvl w:ilvl="5" w:tplc="04090005" w:tentative="1">
      <w:start w:val="1"/>
      <w:numFmt w:val="bullet"/>
      <w:lvlText w:val=""/>
      <w:lvlJc w:val="left"/>
      <w:pPr>
        <w:ind w:left="7220" w:hanging="360"/>
      </w:pPr>
      <w:rPr>
        <w:rFonts w:ascii="Wingdings" w:hAnsi="Wingdings" w:hint="default"/>
      </w:rPr>
    </w:lvl>
    <w:lvl w:ilvl="6" w:tplc="04090001" w:tentative="1">
      <w:start w:val="1"/>
      <w:numFmt w:val="bullet"/>
      <w:lvlText w:val=""/>
      <w:lvlJc w:val="left"/>
      <w:pPr>
        <w:ind w:left="7940" w:hanging="360"/>
      </w:pPr>
      <w:rPr>
        <w:rFonts w:ascii="Symbol" w:hAnsi="Symbol" w:hint="default"/>
      </w:rPr>
    </w:lvl>
    <w:lvl w:ilvl="7" w:tplc="04090003" w:tentative="1">
      <w:start w:val="1"/>
      <w:numFmt w:val="bullet"/>
      <w:lvlText w:val="o"/>
      <w:lvlJc w:val="left"/>
      <w:pPr>
        <w:ind w:left="8660" w:hanging="360"/>
      </w:pPr>
      <w:rPr>
        <w:rFonts w:ascii="Courier New" w:hAnsi="Courier New" w:cs="Courier New" w:hint="default"/>
      </w:rPr>
    </w:lvl>
    <w:lvl w:ilvl="8" w:tplc="04090005" w:tentative="1">
      <w:start w:val="1"/>
      <w:numFmt w:val="bullet"/>
      <w:lvlText w:val=""/>
      <w:lvlJc w:val="left"/>
      <w:pPr>
        <w:ind w:left="9380" w:hanging="360"/>
      </w:pPr>
      <w:rPr>
        <w:rFonts w:ascii="Wingdings" w:hAnsi="Wingdings" w:hint="default"/>
      </w:rPr>
    </w:lvl>
  </w:abstractNum>
  <w:abstractNum w:abstractNumId="34" w15:restartNumberingAfterBreak="0">
    <w:nsid w:val="61385A40"/>
    <w:multiLevelType w:val="hybridMultilevel"/>
    <w:tmpl w:val="F8D4A3A8"/>
    <w:lvl w:ilvl="0" w:tplc="7C066164">
      <w:numFmt w:val="bullet"/>
      <w:lvlText w:val="•"/>
      <w:lvlJc w:val="left"/>
      <w:pPr>
        <w:ind w:left="1211" w:hanging="360"/>
      </w:pPr>
      <w:rPr>
        <w:rFonts w:ascii="Times New Roman" w:eastAsia="Times New Roman" w:hAnsi="Times New Roman" w:cs="Times New Roman" w:hint="default"/>
        <w:color w:val="auto"/>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35" w15:restartNumberingAfterBreak="0">
    <w:nsid w:val="658A2844"/>
    <w:multiLevelType w:val="hybridMultilevel"/>
    <w:tmpl w:val="51CA3364"/>
    <w:lvl w:ilvl="0" w:tplc="1A62AACC">
      <w:start w:val="1"/>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6" w15:restartNumberingAfterBreak="0">
    <w:nsid w:val="692A3232"/>
    <w:multiLevelType w:val="hybridMultilevel"/>
    <w:tmpl w:val="E406615C"/>
    <w:lvl w:ilvl="0" w:tplc="A9500FF8">
      <w:start w:val="1"/>
      <w:numFmt w:val="bullet"/>
      <w:lvlText w:val="-"/>
      <w:lvlJc w:val="left"/>
      <w:pPr>
        <w:ind w:left="720" w:hanging="360"/>
      </w:pPr>
      <w:rPr>
        <w:rFonts w:ascii="Times New Roman" w:eastAsia=".Vn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CF51AB"/>
    <w:multiLevelType w:val="hybridMultilevel"/>
    <w:tmpl w:val="26E44F46"/>
    <w:lvl w:ilvl="0" w:tplc="A9500FF8">
      <w:start w:val="1"/>
      <w:numFmt w:val="bullet"/>
      <w:lvlText w:val="-"/>
      <w:lvlJc w:val="left"/>
      <w:pPr>
        <w:ind w:left="720" w:hanging="360"/>
      </w:pPr>
      <w:rPr>
        <w:rFonts w:ascii="Times New Roman" w:eastAsia=".VnTime" w:hAnsi="Times New Roman" w:cs="Times New Roman"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254A0B"/>
    <w:multiLevelType w:val="multilevel"/>
    <w:tmpl w:val="A740D9FC"/>
    <w:styleLink w:val="CurrentList1"/>
    <w:lvl w:ilvl="0">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39" w15:restartNumberingAfterBreak="0">
    <w:nsid w:val="72A907AB"/>
    <w:multiLevelType w:val="multilevel"/>
    <w:tmpl w:val="BFB8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6142C"/>
    <w:multiLevelType w:val="hybridMultilevel"/>
    <w:tmpl w:val="318C27A8"/>
    <w:lvl w:ilvl="0" w:tplc="13842174">
      <w:start w:val="1"/>
      <w:numFmt w:val="bullet"/>
      <w:lvlText w:val=""/>
      <w:lvlJc w:val="left"/>
      <w:pPr>
        <w:ind w:left="720" w:hanging="360"/>
      </w:pPr>
      <w:rPr>
        <w:rFonts w:ascii="Symbol" w:hAnsi="Symbol" w:hint="default"/>
      </w:rPr>
    </w:lvl>
    <w:lvl w:ilvl="1" w:tplc="C49E7768">
      <w:start w:val="1"/>
      <w:numFmt w:val="bullet"/>
      <w:pStyle w:val="BulletPointsHeading2Secondary"/>
      <w:lvlText w:val="o"/>
      <w:lvlJc w:val="left"/>
      <w:pPr>
        <w:ind w:left="2345" w:hanging="360"/>
      </w:pPr>
      <w:rPr>
        <w:rFonts w:ascii="Courier New" w:hAnsi="Courier New" w:cs="Courier New" w:hint="default"/>
      </w:rPr>
    </w:lvl>
    <w:lvl w:ilvl="2" w:tplc="0C090005">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41" w15:restartNumberingAfterBreak="0">
    <w:nsid w:val="77CA5E57"/>
    <w:multiLevelType w:val="hybridMultilevel"/>
    <w:tmpl w:val="D8C246AE"/>
    <w:lvl w:ilvl="0" w:tplc="7C066164">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2" w15:restartNumberingAfterBreak="0">
    <w:nsid w:val="7A7643C9"/>
    <w:multiLevelType w:val="multilevel"/>
    <w:tmpl w:val="9300FF36"/>
    <w:lvl w:ilvl="0">
      <w:start w:val="1"/>
      <w:numFmt w:val="bullet"/>
      <w:lvlText w:val="-"/>
      <w:lvlJc w:val="left"/>
      <w:pPr>
        <w:ind w:left="1210" w:hanging="360"/>
      </w:pPr>
      <w:rPr>
        <w:rFonts w:ascii="Times New Roman" w:eastAsia=".VnTime" w:hAnsi="Times New Roman" w:cs="Times New Roman" w:hint="default"/>
        <w:b w:val="0"/>
        <w:color w:val="auto"/>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3" w15:restartNumberingAfterBreak="0">
    <w:nsid w:val="7B326DC2"/>
    <w:multiLevelType w:val="hybridMultilevel"/>
    <w:tmpl w:val="E1306BD8"/>
    <w:lvl w:ilvl="0" w:tplc="A9500FF8">
      <w:start w:val="1"/>
      <w:numFmt w:val="bullet"/>
      <w:lvlText w:val="-"/>
      <w:lvlJc w:val="left"/>
      <w:pPr>
        <w:ind w:left="927" w:hanging="360"/>
      </w:pPr>
      <w:rPr>
        <w:rFonts w:ascii="Times New Roman" w:eastAsia=".VnTime" w:hAnsi="Times New Roman" w:cs="Times New Roman" w:hint="default"/>
        <w:b w:val="0"/>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4" w15:restartNumberingAfterBreak="0">
    <w:nsid w:val="7B344587"/>
    <w:multiLevelType w:val="hybridMultilevel"/>
    <w:tmpl w:val="3CB2C264"/>
    <w:lvl w:ilvl="0" w:tplc="759A191A">
      <w:start w:val="1"/>
      <w:numFmt w:val="bullet"/>
      <w:pStyle w:val="MainPrimaryBullet"/>
      <w:lvlText w:val=""/>
      <w:lvlJc w:val="left"/>
      <w:pPr>
        <w:ind w:left="1080" w:hanging="360"/>
      </w:pPr>
      <w:rPr>
        <w:rFonts w:ascii="Symbol" w:hAnsi="Symbol" w:hint="default"/>
      </w:rPr>
    </w:lvl>
    <w:lvl w:ilvl="1" w:tplc="1B26FDA0">
      <w:start w:val="1"/>
      <w:numFmt w:val="bullet"/>
      <w:pStyle w:val="MainSecondaryBullet"/>
      <w:lvlText w:val="o"/>
      <w:lvlJc w:val="left"/>
      <w:pPr>
        <w:ind w:left="4548" w:hanging="360"/>
      </w:pPr>
      <w:rPr>
        <w:rFonts w:ascii="Courier New" w:hAnsi="Courier New" w:cs="Courier New" w:hint="default"/>
      </w:rPr>
    </w:lvl>
    <w:lvl w:ilvl="2" w:tplc="B6405A36">
      <w:start w:val="1"/>
      <w:numFmt w:val="bullet"/>
      <w:pStyle w:val="MainTertiary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BDB60C3"/>
    <w:multiLevelType w:val="multilevel"/>
    <w:tmpl w:val="65A25308"/>
    <w:lvl w:ilvl="0">
      <w:start w:val="1"/>
      <w:numFmt w:val="bullet"/>
      <w:lvlText w:val="-"/>
      <w:lvlJc w:val="left"/>
      <w:pPr>
        <w:ind w:left="1210" w:hanging="360"/>
      </w:pPr>
      <w:rPr>
        <w:rFonts w:ascii="Times New Roman" w:eastAsia=".VnTime" w:hAnsi="Times New Roman" w:cs="Times New Roman" w:hint="default"/>
        <w:b w:val="0"/>
        <w:color w:val="auto"/>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6" w15:restartNumberingAfterBreak="0">
    <w:nsid w:val="7D7A084B"/>
    <w:multiLevelType w:val="hybridMultilevel"/>
    <w:tmpl w:val="E64EBE7A"/>
    <w:lvl w:ilvl="0" w:tplc="ADCAA2B8">
      <w:start w:val="1"/>
      <w:numFmt w:val="bullet"/>
      <w:lvlText w:val=""/>
      <w:lvlJc w:val="left"/>
      <w:pPr>
        <w:ind w:left="927" w:hanging="360"/>
      </w:pPr>
      <w:rPr>
        <w:rFonts w:ascii="Symbol" w:hAnsi="Symbol" w:hint="default"/>
        <w:color w:val="auto"/>
      </w:rPr>
    </w:lvl>
    <w:lvl w:ilvl="1" w:tplc="FFFFFFFF" w:tentative="1">
      <w:start w:val="1"/>
      <w:numFmt w:val="bullet"/>
      <w:lvlText w:val="o"/>
      <w:lvlJc w:val="left"/>
      <w:pPr>
        <w:ind w:left="-359" w:hanging="360"/>
      </w:pPr>
      <w:rPr>
        <w:rFonts w:ascii="Courier New" w:hAnsi="Courier New" w:cs="Courier New" w:hint="default"/>
      </w:rPr>
    </w:lvl>
    <w:lvl w:ilvl="2" w:tplc="FFFFFFFF" w:tentative="1">
      <w:start w:val="1"/>
      <w:numFmt w:val="bullet"/>
      <w:lvlText w:val=""/>
      <w:lvlJc w:val="left"/>
      <w:pPr>
        <w:ind w:left="361" w:hanging="360"/>
      </w:pPr>
      <w:rPr>
        <w:rFonts w:ascii="Wingdings" w:hAnsi="Wingdings" w:hint="default"/>
      </w:rPr>
    </w:lvl>
    <w:lvl w:ilvl="3" w:tplc="FFFFFFFF" w:tentative="1">
      <w:start w:val="1"/>
      <w:numFmt w:val="bullet"/>
      <w:lvlText w:val=""/>
      <w:lvlJc w:val="left"/>
      <w:pPr>
        <w:ind w:left="1081" w:hanging="360"/>
      </w:pPr>
      <w:rPr>
        <w:rFonts w:ascii="Symbol" w:hAnsi="Symbol" w:hint="default"/>
      </w:rPr>
    </w:lvl>
    <w:lvl w:ilvl="4" w:tplc="FFFFFFFF" w:tentative="1">
      <w:start w:val="1"/>
      <w:numFmt w:val="bullet"/>
      <w:lvlText w:val="o"/>
      <w:lvlJc w:val="left"/>
      <w:pPr>
        <w:ind w:left="1801" w:hanging="360"/>
      </w:pPr>
      <w:rPr>
        <w:rFonts w:ascii="Courier New" w:hAnsi="Courier New" w:cs="Courier New" w:hint="default"/>
      </w:rPr>
    </w:lvl>
    <w:lvl w:ilvl="5" w:tplc="FFFFFFFF" w:tentative="1">
      <w:start w:val="1"/>
      <w:numFmt w:val="bullet"/>
      <w:lvlText w:val=""/>
      <w:lvlJc w:val="left"/>
      <w:pPr>
        <w:ind w:left="2521" w:hanging="360"/>
      </w:pPr>
      <w:rPr>
        <w:rFonts w:ascii="Wingdings" w:hAnsi="Wingdings" w:hint="default"/>
      </w:rPr>
    </w:lvl>
    <w:lvl w:ilvl="6" w:tplc="FFFFFFFF" w:tentative="1">
      <w:start w:val="1"/>
      <w:numFmt w:val="bullet"/>
      <w:lvlText w:val=""/>
      <w:lvlJc w:val="left"/>
      <w:pPr>
        <w:ind w:left="3241" w:hanging="360"/>
      </w:pPr>
      <w:rPr>
        <w:rFonts w:ascii="Symbol" w:hAnsi="Symbol" w:hint="default"/>
      </w:rPr>
    </w:lvl>
    <w:lvl w:ilvl="7" w:tplc="FFFFFFFF" w:tentative="1">
      <w:start w:val="1"/>
      <w:numFmt w:val="bullet"/>
      <w:lvlText w:val="o"/>
      <w:lvlJc w:val="left"/>
      <w:pPr>
        <w:ind w:left="3961" w:hanging="360"/>
      </w:pPr>
      <w:rPr>
        <w:rFonts w:ascii="Courier New" w:hAnsi="Courier New" w:cs="Courier New" w:hint="default"/>
      </w:rPr>
    </w:lvl>
    <w:lvl w:ilvl="8" w:tplc="FFFFFFFF" w:tentative="1">
      <w:start w:val="1"/>
      <w:numFmt w:val="bullet"/>
      <w:lvlText w:val=""/>
      <w:lvlJc w:val="left"/>
      <w:pPr>
        <w:ind w:left="4681" w:hanging="360"/>
      </w:pPr>
      <w:rPr>
        <w:rFonts w:ascii="Wingdings" w:hAnsi="Wingdings" w:hint="default"/>
      </w:rPr>
    </w:lvl>
  </w:abstractNum>
  <w:abstractNum w:abstractNumId="47" w15:restartNumberingAfterBreak="0">
    <w:nsid w:val="7F4D0B8D"/>
    <w:multiLevelType w:val="hybridMultilevel"/>
    <w:tmpl w:val="6106B6A4"/>
    <w:lvl w:ilvl="0" w:tplc="EBCEC7A2">
      <w:start w:val="1"/>
      <w:numFmt w:val="bullet"/>
      <w:pStyle w:val="PrimaryBullet"/>
      <w:lvlText w:val=""/>
      <w:lvlJc w:val="left"/>
      <w:pPr>
        <w:ind w:left="720" w:hanging="360"/>
      </w:pPr>
      <w:rPr>
        <w:rFonts w:ascii="Symbol" w:hAnsi="Symbol" w:hint="default"/>
      </w:rPr>
    </w:lvl>
    <w:lvl w:ilvl="1" w:tplc="22E29F10">
      <w:start w:val="1"/>
      <w:numFmt w:val="bullet"/>
      <w:pStyle w:val="Tablesecondary"/>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F792057"/>
    <w:multiLevelType w:val="hybridMultilevel"/>
    <w:tmpl w:val="A740D9FC"/>
    <w:lvl w:ilvl="0" w:tplc="7C06616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7"/>
  </w:num>
  <w:num w:numId="2">
    <w:abstractNumId w:val="40"/>
  </w:num>
  <w:num w:numId="3">
    <w:abstractNumId w:val="47"/>
  </w:num>
  <w:num w:numId="4">
    <w:abstractNumId w:val="44"/>
  </w:num>
  <w:num w:numId="5">
    <w:abstractNumId w:val="36"/>
  </w:num>
  <w:num w:numId="6">
    <w:abstractNumId w:val="30"/>
  </w:num>
  <w:num w:numId="7">
    <w:abstractNumId w:val="18"/>
  </w:num>
  <w:num w:numId="8">
    <w:abstractNumId w:val="25"/>
  </w:num>
  <w:num w:numId="9">
    <w:abstractNumId w:val="32"/>
  </w:num>
  <w:num w:numId="10">
    <w:abstractNumId w:val="29"/>
  </w:num>
  <w:num w:numId="11">
    <w:abstractNumId w:val="6"/>
  </w:num>
  <w:num w:numId="12">
    <w:abstractNumId w:val="24"/>
  </w:num>
  <w:num w:numId="13">
    <w:abstractNumId w:val="12"/>
  </w:num>
  <w:num w:numId="14">
    <w:abstractNumId w:val="1"/>
  </w:num>
  <w:num w:numId="15">
    <w:abstractNumId w:val="14"/>
  </w:num>
  <w:num w:numId="16">
    <w:abstractNumId w:val="8"/>
  </w:num>
  <w:num w:numId="17">
    <w:abstractNumId w:val="5"/>
  </w:num>
  <w:num w:numId="18">
    <w:abstractNumId w:val="33"/>
  </w:num>
  <w:num w:numId="19">
    <w:abstractNumId w:val="42"/>
  </w:num>
  <w:num w:numId="20">
    <w:abstractNumId w:val="21"/>
  </w:num>
  <w:num w:numId="21">
    <w:abstractNumId w:val="27"/>
  </w:num>
  <w:num w:numId="22">
    <w:abstractNumId w:val="3"/>
  </w:num>
  <w:num w:numId="23">
    <w:abstractNumId w:val="26"/>
  </w:num>
  <w:num w:numId="24">
    <w:abstractNumId w:val="35"/>
  </w:num>
  <w:num w:numId="25">
    <w:abstractNumId w:val="19"/>
  </w:num>
  <w:num w:numId="26">
    <w:abstractNumId w:val="17"/>
  </w:num>
  <w:num w:numId="27">
    <w:abstractNumId w:val="7"/>
  </w:num>
  <w:num w:numId="28">
    <w:abstractNumId w:val="39"/>
  </w:num>
  <w:num w:numId="29">
    <w:abstractNumId w:val="43"/>
  </w:num>
  <w:num w:numId="30">
    <w:abstractNumId w:val="34"/>
  </w:num>
  <w:num w:numId="31">
    <w:abstractNumId w:val="46"/>
  </w:num>
  <w:num w:numId="32">
    <w:abstractNumId w:val="48"/>
  </w:num>
  <w:num w:numId="33">
    <w:abstractNumId w:val="9"/>
  </w:num>
  <w:num w:numId="34">
    <w:abstractNumId w:val="28"/>
  </w:num>
  <w:num w:numId="35">
    <w:abstractNumId w:val="23"/>
  </w:num>
  <w:num w:numId="36">
    <w:abstractNumId w:val="10"/>
  </w:num>
  <w:num w:numId="37">
    <w:abstractNumId w:val="4"/>
  </w:num>
  <w:num w:numId="38">
    <w:abstractNumId w:val="22"/>
  </w:num>
  <w:num w:numId="39">
    <w:abstractNumId w:val="41"/>
  </w:num>
  <w:num w:numId="40">
    <w:abstractNumId w:val="16"/>
  </w:num>
  <w:num w:numId="41">
    <w:abstractNumId w:val="2"/>
  </w:num>
  <w:num w:numId="42">
    <w:abstractNumId w:val="45"/>
  </w:num>
  <w:num w:numId="43">
    <w:abstractNumId w:val="15"/>
  </w:num>
  <w:num w:numId="44">
    <w:abstractNumId w:val="38"/>
  </w:num>
  <w:num w:numId="45">
    <w:abstractNumId w:val="0"/>
  </w:num>
  <w:num w:numId="46">
    <w:abstractNumId w:val="31"/>
  </w:num>
  <w:num w:numId="47">
    <w:abstractNumId w:val="13"/>
  </w:num>
  <w:num w:numId="48">
    <w:abstractNumId w:val="11"/>
  </w:num>
  <w:num w:numId="49">
    <w:abstractNumId w:val="20"/>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F74"/>
    <w:rsid w:val="00000F61"/>
    <w:rsid w:val="000027A8"/>
    <w:rsid w:val="00003ACD"/>
    <w:rsid w:val="00004E40"/>
    <w:rsid w:val="000050A8"/>
    <w:rsid w:val="00005A9E"/>
    <w:rsid w:val="00006A13"/>
    <w:rsid w:val="00006A46"/>
    <w:rsid w:val="0000732C"/>
    <w:rsid w:val="00007F6D"/>
    <w:rsid w:val="00010634"/>
    <w:rsid w:val="00010A14"/>
    <w:rsid w:val="000129D4"/>
    <w:rsid w:val="0001312A"/>
    <w:rsid w:val="00015207"/>
    <w:rsid w:val="00016A17"/>
    <w:rsid w:val="00017082"/>
    <w:rsid w:val="00020309"/>
    <w:rsid w:val="000208A4"/>
    <w:rsid w:val="00022E96"/>
    <w:rsid w:val="00024879"/>
    <w:rsid w:val="00024C7B"/>
    <w:rsid w:val="00026EC6"/>
    <w:rsid w:val="00031758"/>
    <w:rsid w:val="000323BC"/>
    <w:rsid w:val="00033308"/>
    <w:rsid w:val="000335A8"/>
    <w:rsid w:val="0003365F"/>
    <w:rsid w:val="0003367A"/>
    <w:rsid w:val="00033783"/>
    <w:rsid w:val="00033B3C"/>
    <w:rsid w:val="0003456D"/>
    <w:rsid w:val="000360B1"/>
    <w:rsid w:val="000376B5"/>
    <w:rsid w:val="000415FE"/>
    <w:rsid w:val="000423DB"/>
    <w:rsid w:val="000428A8"/>
    <w:rsid w:val="00042CDA"/>
    <w:rsid w:val="00046C3C"/>
    <w:rsid w:val="00052D68"/>
    <w:rsid w:val="00052F3E"/>
    <w:rsid w:val="00054595"/>
    <w:rsid w:val="00054A84"/>
    <w:rsid w:val="0005528B"/>
    <w:rsid w:val="00055941"/>
    <w:rsid w:val="00060592"/>
    <w:rsid w:val="0006152C"/>
    <w:rsid w:val="00061577"/>
    <w:rsid w:val="00062A14"/>
    <w:rsid w:val="00063733"/>
    <w:rsid w:val="00064878"/>
    <w:rsid w:val="0006543B"/>
    <w:rsid w:val="00066D79"/>
    <w:rsid w:val="0007069E"/>
    <w:rsid w:val="0007110A"/>
    <w:rsid w:val="00071174"/>
    <w:rsid w:val="00074D2B"/>
    <w:rsid w:val="00077D67"/>
    <w:rsid w:val="000800B8"/>
    <w:rsid w:val="00080C27"/>
    <w:rsid w:val="00082AB1"/>
    <w:rsid w:val="00082FED"/>
    <w:rsid w:val="000831D6"/>
    <w:rsid w:val="0008334C"/>
    <w:rsid w:val="0008366C"/>
    <w:rsid w:val="00083981"/>
    <w:rsid w:val="00084020"/>
    <w:rsid w:val="00084483"/>
    <w:rsid w:val="0008459B"/>
    <w:rsid w:val="000869CD"/>
    <w:rsid w:val="00086B39"/>
    <w:rsid w:val="000904F1"/>
    <w:rsid w:val="0009154F"/>
    <w:rsid w:val="00094E80"/>
    <w:rsid w:val="00095AE7"/>
    <w:rsid w:val="00095D2B"/>
    <w:rsid w:val="000A0915"/>
    <w:rsid w:val="000A16FA"/>
    <w:rsid w:val="000A1A7D"/>
    <w:rsid w:val="000A2759"/>
    <w:rsid w:val="000A5C89"/>
    <w:rsid w:val="000A5CDD"/>
    <w:rsid w:val="000A5FA6"/>
    <w:rsid w:val="000B322C"/>
    <w:rsid w:val="000B46E5"/>
    <w:rsid w:val="000B640A"/>
    <w:rsid w:val="000C07F6"/>
    <w:rsid w:val="000C07FD"/>
    <w:rsid w:val="000C0DB6"/>
    <w:rsid w:val="000C12F6"/>
    <w:rsid w:val="000C268E"/>
    <w:rsid w:val="000C3533"/>
    <w:rsid w:val="000C7720"/>
    <w:rsid w:val="000C7F42"/>
    <w:rsid w:val="000D0719"/>
    <w:rsid w:val="000D1D56"/>
    <w:rsid w:val="000D28D0"/>
    <w:rsid w:val="000D3580"/>
    <w:rsid w:val="000D36A3"/>
    <w:rsid w:val="000D38B4"/>
    <w:rsid w:val="000D3C49"/>
    <w:rsid w:val="000D4A43"/>
    <w:rsid w:val="000D7173"/>
    <w:rsid w:val="000D7204"/>
    <w:rsid w:val="000D7789"/>
    <w:rsid w:val="000E0A7F"/>
    <w:rsid w:val="000E478E"/>
    <w:rsid w:val="000E4FBB"/>
    <w:rsid w:val="000E5F71"/>
    <w:rsid w:val="000E637A"/>
    <w:rsid w:val="000E76B4"/>
    <w:rsid w:val="000E7EF6"/>
    <w:rsid w:val="000F1D0C"/>
    <w:rsid w:val="000F2D9F"/>
    <w:rsid w:val="000F31EF"/>
    <w:rsid w:val="000F3C37"/>
    <w:rsid w:val="000F6812"/>
    <w:rsid w:val="000F7257"/>
    <w:rsid w:val="000F7414"/>
    <w:rsid w:val="001000EB"/>
    <w:rsid w:val="00101094"/>
    <w:rsid w:val="00101806"/>
    <w:rsid w:val="0010294D"/>
    <w:rsid w:val="001052B5"/>
    <w:rsid w:val="00105C2A"/>
    <w:rsid w:val="00107564"/>
    <w:rsid w:val="00107636"/>
    <w:rsid w:val="001077ED"/>
    <w:rsid w:val="00110159"/>
    <w:rsid w:val="0011126A"/>
    <w:rsid w:val="00111C45"/>
    <w:rsid w:val="00112521"/>
    <w:rsid w:val="00113392"/>
    <w:rsid w:val="001154B6"/>
    <w:rsid w:val="0011556C"/>
    <w:rsid w:val="00115EFB"/>
    <w:rsid w:val="0012107C"/>
    <w:rsid w:val="00121726"/>
    <w:rsid w:val="00121D11"/>
    <w:rsid w:val="00122EE7"/>
    <w:rsid w:val="001231CB"/>
    <w:rsid w:val="00123B95"/>
    <w:rsid w:val="001260AC"/>
    <w:rsid w:val="0012697D"/>
    <w:rsid w:val="001274BB"/>
    <w:rsid w:val="00127780"/>
    <w:rsid w:val="00130692"/>
    <w:rsid w:val="0013254C"/>
    <w:rsid w:val="00132EA9"/>
    <w:rsid w:val="00135A2D"/>
    <w:rsid w:val="00135CA8"/>
    <w:rsid w:val="00136E89"/>
    <w:rsid w:val="001374D7"/>
    <w:rsid w:val="001376D1"/>
    <w:rsid w:val="00137BDD"/>
    <w:rsid w:val="00140829"/>
    <w:rsid w:val="00141A5A"/>
    <w:rsid w:val="00141E58"/>
    <w:rsid w:val="00142081"/>
    <w:rsid w:val="001421D4"/>
    <w:rsid w:val="0014249D"/>
    <w:rsid w:val="0014398F"/>
    <w:rsid w:val="00143F8C"/>
    <w:rsid w:val="0014649E"/>
    <w:rsid w:val="001464D6"/>
    <w:rsid w:val="00146916"/>
    <w:rsid w:val="00146C21"/>
    <w:rsid w:val="001478F5"/>
    <w:rsid w:val="00151815"/>
    <w:rsid w:val="00152435"/>
    <w:rsid w:val="001533FA"/>
    <w:rsid w:val="0015421F"/>
    <w:rsid w:val="00154BE3"/>
    <w:rsid w:val="00156808"/>
    <w:rsid w:val="00157146"/>
    <w:rsid w:val="00157B3C"/>
    <w:rsid w:val="001607D3"/>
    <w:rsid w:val="001616A8"/>
    <w:rsid w:val="00162553"/>
    <w:rsid w:val="0016276A"/>
    <w:rsid w:val="0016376A"/>
    <w:rsid w:val="00164E52"/>
    <w:rsid w:val="00164FBD"/>
    <w:rsid w:val="00165622"/>
    <w:rsid w:val="0016579F"/>
    <w:rsid w:val="0016762D"/>
    <w:rsid w:val="00167946"/>
    <w:rsid w:val="00167C18"/>
    <w:rsid w:val="00170461"/>
    <w:rsid w:val="00172324"/>
    <w:rsid w:val="001729C0"/>
    <w:rsid w:val="00174BED"/>
    <w:rsid w:val="00174C04"/>
    <w:rsid w:val="00176E06"/>
    <w:rsid w:val="0017742C"/>
    <w:rsid w:val="00181EE1"/>
    <w:rsid w:val="001822F6"/>
    <w:rsid w:val="001825ED"/>
    <w:rsid w:val="001826EB"/>
    <w:rsid w:val="00183675"/>
    <w:rsid w:val="00183F97"/>
    <w:rsid w:val="00185B4A"/>
    <w:rsid w:val="00187228"/>
    <w:rsid w:val="00187EC1"/>
    <w:rsid w:val="001937B2"/>
    <w:rsid w:val="0019566B"/>
    <w:rsid w:val="00196D49"/>
    <w:rsid w:val="00197381"/>
    <w:rsid w:val="001A13DF"/>
    <w:rsid w:val="001A2587"/>
    <w:rsid w:val="001A40BC"/>
    <w:rsid w:val="001A5491"/>
    <w:rsid w:val="001A56AD"/>
    <w:rsid w:val="001A5CED"/>
    <w:rsid w:val="001A6BDF"/>
    <w:rsid w:val="001A7837"/>
    <w:rsid w:val="001B1A36"/>
    <w:rsid w:val="001B1B34"/>
    <w:rsid w:val="001B1F67"/>
    <w:rsid w:val="001B2248"/>
    <w:rsid w:val="001B2A3A"/>
    <w:rsid w:val="001B443C"/>
    <w:rsid w:val="001B564B"/>
    <w:rsid w:val="001B57E8"/>
    <w:rsid w:val="001B5F9C"/>
    <w:rsid w:val="001B6D30"/>
    <w:rsid w:val="001B75C7"/>
    <w:rsid w:val="001C0F3E"/>
    <w:rsid w:val="001C2392"/>
    <w:rsid w:val="001C30BB"/>
    <w:rsid w:val="001C31B2"/>
    <w:rsid w:val="001C3D60"/>
    <w:rsid w:val="001C3ED1"/>
    <w:rsid w:val="001C608D"/>
    <w:rsid w:val="001C6909"/>
    <w:rsid w:val="001C69D6"/>
    <w:rsid w:val="001C6BCF"/>
    <w:rsid w:val="001C6FE0"/>
    <w:rsid w:val="001D04CB"/>
    <w:rsid w:val="001D07D3"/>
    <w:rsid w:val="001D123C"/>
    <w:rsid w:val="001D2150"/>
    <w:rsid w:val="001D310D"/>
    <w:rsid w:val="001D355F"/>
    <w:rsid w:val="001D3FB1"/>
    <w:rsid w:val="001D717B"/>
    <w:rsid w:val="001D76F2"/>
    <w:rsid w:val="001E28E5"/>
    <w:rsid w:val="001E4960"/>
    <w:rsid w:val="001E5BEB"/>
    <w:rsid w:val="001E648E"/>
    <w:rsid w:val="001E6CFB"/>
    <w:rsid w:val="001F05FD"/>
    <w:rsid w:val="001F097A"/>
    <w:rsid w:val="001F1D29"/>
    <w:rsid w:val="001F1E4D"/>
    <w:rsid w:val="001F3D08"/>
    <w:rsid w:val="001F59B0"/>
    <w:rsid w:val="00200569"/>
    <w:rsid w:val="00201CCB"/>
    <w:rsid w:val="00201EC6"/>
    <w:rsid w:val="00204E6E"/>
    <w:rsid w:val="002058D5"/>
    <w:rsid w:val="00205F77"/>
    <w:rsid w:val="00206820"/>
    <w:rsid w:val="00206FE8"/>
    <w:rsid w:val="00210686"/>
    <w:rsid w:val="002116DD"/>
    <w:rsid w:val="00212178"/>
    <w:rsid w:val="002130FC"/>
    <w:rsid w:val="0021436F"/>
    <w:rsid w:val="002146CA"/>
    <w:rsid w:val="002150A3"/>
    <w:rsid w:val="00215452"/>
    <w:rsid w:val="00220A91"/>
    <w:rsid w:val="00220D36"/>
    <w:rsid w:val="00221196"/>
    <w:rsid w:val="0022136C"/>
    <w:rsid w:val="0022197F"/>
    <w:rsid w:val="00221B03"/>
    <w:rsid w:val="002226A9"/>
    <w:rsid w:val="0022273D"/>
    <w:rsid w:val="00223D2F"/>
    <w:rsid w:val="002247DA"/>
    <w:rsid w:val="00226F64"/>
    <w:rsid w:val="00227180"/>
    <w:rsid w:val="00230800"/>
    <w:rsid w:val="002310AB"/>
    <w:rsid w:val="0023224F"/>
    <w:rsid w:val="00232AF1"/>
    <w:rsid w:val="00233C41"/>
    <w:rsid w:val="0023464B"/>
    <w:rsid w:val="00234BBA"/>
    <w:rsid w:val="002366A3"/>
    <w:rsid w:val="00236CED"/>
    <w:rsid w:val="002412E1"/>
    <w:rsid w:val="00242CA1"/>
    <w:rsid w:val="0024309E"/>
    <w:rsid w:val="0025009F"/>
    <w:rsid w:val="002526E1"/>
    <w:rsid w:val="00252CD1"/>
    <w:rsid w:val="00252E15"/>
    <w:rsid w:val="00255C4C"/>
    <w:rsid w:val="00256556"/>
    <w:rsid w:val="00256B8C"/>
    <w:rsid w:val="00256F78"/>
    <w:rsid w:val="0025725F"/>
    <w:rsid w:val="00260B81"/>
    <w:rsid w:val="00261EBE"/>
    <w:rsid w:val="0026230B"/>
    <w:rsid w:val="00262A0B"/>
    <w:rsid w:val="002631CE"/>
    <w:rsid w:val="00263E6E"/>
    <w:rsid w:val="00264152"/>
    <w:rsid w:val="002649A9"/>
    <w:rsid w:val="0026595A"/>
    <w:rsid w:val="0026662F"/>
    <w:rsid w:val="00266B10"/>
    <w:rsid w:val="00267A6B"/>
    <w:rsid w:val="00267CA3"/>
    <w:rsid w:val="00267EB0"/>
    <w:rsid w:val="00271161"/>
    <w:rsid w:val="002711CE"/>
    <w:rsid w:val="002714AB"/>
    <w:rsid w:val="00274696"/>
    <w:rsid w:val="00275DF5"/>
    <w:rsid w:val="0027669C"/>
    <w:rsid w:val="00280297"/>
    <w:rsid w:val="00281296"/>
    <w:rsid w:val="00281945"/>
    <w:rsid w:val="0028224C"/>
    <w:rsid w:val="00284423"/>
    <w:rsid w:val="0028482C"/>
    <w:rsid w:val="0028532D"/>
    <w:rsid w:val="00287C9F"/>
    <w:rsid w:val="002904E1"/>
    <w:rsid w:val="002908A1"/>
    <w:rsid w:val="00290CDA"/>
    <w:rsid w:val="002943E5"/>
    <w:rsid w:val="00294985"/>
    <w:rsid w:val="00295977"/>
    <w:rsid w:val="00295B36"/>
    <w:rsid w:val="002A122C"/>
    <w:rsid w:val="002A1C79"/>
    <w:rsid w:val="002A5D2B"/>
    <w:rsid w:val="002A60CA"/>
    <w:rsid w:val="002A67AD"/>
    <w:rsid w:val="002A7ACE"/>
    <w:rsid w:val="002B0C9B"/>
    <w:rsid w:val="002B1812"/>
    <w:rsid w:val="002B1EA2"/>
    <w:rsid w:val="002B262B"/>
    <w:rsid w:val="002C012C"/>
    <w:rsid w:val="002C0534"/>
    <w:rsid w:val="002C2BDB"/>
    <w:rsid w:val="002C2ECF"/>
    <w:rsid w:val="002C61A1"/>
    <w:rsid w:val="002C785A"/>
    <w:rsid w:val="002C79FA"/>
    <w:rsid w:val="002D00AE"/>
    <w:rsid w:val="002D3B4A"/>
    <w:rsid w:val="002D3F75"/>
    <w:rsid w:val="002D4BD3"/>
    <w:rsid w:val="002D61FF"/>
    <w:rsid w:val="002D78ED"/>
    <w:rsid w:val="002E14CF"/>
    <w:rsid w:val="002E3992"/>
    <w:rsid w:val="002E3A88"/>
    <w:rsid w:val="002E3F01"/>
    <w:rsid w:val="002E437D"/>
    <w:rsid w:val="002E6094"/>
    <w:rsid w:val="002E69A5"/>
    <w:rsid w:val="002E7B73"/>
    <w:rsid w:val="002E7C39"/>
    <w:rsid w:val="002E7D4C"/>
    <w:rsid w:val="002F1819"/>
    <w:rsid w:val="002F183C"/>
    <w:rsid w:val="002F1952"/>
    <w:rsid w:val="002F44FD"/>
    <w:rsid w:val="002F50F9"/>
    <w:rsid w:val="002F5436"/>
    <w:rsid w:val="002F5911"/>
    <w:rsid w:val="002F6177"/>
    <w:rsid w:val="002F6314"/>
    <w:rsid w:val="002F6C45"/>
    <w:rsid w:val="00300B47"/>
    <w:rsid w:val="003017AB"/>
    <w:rsid w:val="00301801"/>
    <w:rsid w:val="003022BE"/>
    <w:rsid w:val="0030283F"/>
    <w:rsid w:val="003037AE"/>
    <w:rsid w:val="00303E64"/>
    <w:rsid w:val="0030490D"/>
    <w:rsid w:val="0030669D"/>
    <w:rsid w:val="00307CFE"/>
    <w:rsid w:val="00310808"/>
    <w:rsid w:val="00310891"/>
    <w:rsid w:val="00311D04"/>
    <w:rsid w:val="00312686"/>
    <w:rsid w:val="00312982"/>
    <w:rsid w:val="003139A9"/>
    <w:rsid w:val="003144E1"/>
    <w:rsid w:val="00314AA9"/>
    <w:rsid w:val="00315233"/>
    <w:rsid w:val="0031527B"/>
    <w:rsid w:val="003164C7"/>
    <w:rsid w:val="003169A3"/>
    <w:rsid w:val="0032059C"/>
    <w:rsid w:val="0032261A"/>
    <w:rsid w:val="00322BC5"/>
    <w:rsid w:val="00323E20"/>
    <w:rsid w:val="00324CFA"/>
    <w:rsid w:val="00325297"/>
    <w:rsid w:val="00326800"/>
    <w:rsid w:val="003270BE"/>
    <w:rsid w:val="0032726A"/>
    <w:rsid w:val="00330082"/>
    <w:rsid w:val="00331B7D"/>
    <w:rsid w:val="00332046"/>
    <w:rsid w:val="00332907"/>
    <w:rsid w:val="00332B2E"/>
    <w:rsid w:val="00333145"/>
    <w:rsid w:val="00334C73"/>
    <w:rsid w:val="00336DB7"/>
    <w:rsid w:val="00337AEE"/>
    <w:rsid w:val="00341301"/>
    <w:rsid w:val="00341CBF"/>
    <w:rsid w:val="00341DAC"/>
    <w:rsid w:val="00342209"/>
    <w:rsid w:val="00343555"/>
    <w:rsid w:val="0034409B"/>
    <w:rsid w:val="00344714"/>
    <w:rsid w:val="00344DF5"/>
    <w:rsid w:val="003451D0"/>
    <w:rsid w:val="003454C9"/>
    <w:rsid w:val="00345731"/>
    <w:rsid w:val="00351D96"/>
    <w:rsid w:val="003521B3"/>
    <w:rsid w:val="00354CB2"/>
    <w:rsid w:val="00357D60"/>
    <w:rsid w:val="003608B7"/>
    <w:rsid w:val="00361185"/>
    <w:rsid w:val="00361C40"/>
    <w:rsid w:val="003622BB"/>
    <w:rsid w:val="00362C58"/>
    <w:rsid w:val="00363998"/>
    <w:rsid w:val="003648B9"/>
    <w:rsid w:val="00366946"/>
    <w:rsid w:val="00366BB9"/>
    <w:rsid w:val="003672F5"/>
    <w:rsid w:val="0036787E"/>
    <w:rsid w:val="00373E5D"/>
    <w:rsid w:val="003744E6"/>
    <w:rsid w:val="00376A0F"/>
    <w:rsid w:val="0037747A"/>
    <w:rsid w:val="003800AC"/>
    <w:rsid w:val="003821FB"/>
    <w:rsid w:val="00382BE4"/>
    <w:rsid w:val="00383A66"/>
    <w:rsid w:val="00383E07"/>
    <w:rsid w:val="00384038"/>
    <w:rsid w:val="00384642"/>
    <w:rsid w:val="00384CC0"/>
    <w:rsid w:val="00384DD4"/>
    <w:rsid w:val="003855F4"/>
    <w:rsid w:val="00385ECE"/>
    <w:rsid w:val="00386627"/>
    <w:rsid w:val="00387848"/>
    <w:rsid w:val="00392B0C"/>
    <w:rsid w:val="00393B7B"/>
    <w:rsid w:val="00395100"/>
    <w:rsid w:val="003955B1"/>
    <w:rsid w:val="0039634C"/>
    <w:rsid w:val="0039794F"/>
    <w:rsid w:val="003A061A"/>
    <w:rsid w:val="003A18AC"/>
    <w:rsid w:val="003A1B0F"/>
    <w:rsid w:val="003A3C1F"/>
    <w:rsid w:val="003A4234"/>
    <w:rsid w:val="003A47B9"/>
    <w:rsid w:val="003A4951"/>
    <w:rsid w:val="003A51DD"/>
    <w:rsid w:val="003B3F2E"/>
    <w:rsid w:val="003B4FD5"/>
    <w:rsid w:val="003B6BF3"/>
    <w:rsid w:val="003B71B3"/>
    <w:rsid w:val="003C010C"/>
    <w:rsid w:val="003C01A1"/>
    <w:rsid w:val="003C09B0"/>
    <w:rsid w:val="003C0B33"/>
    <w:rsid w:val="003C0DDA"/>
    <w:rsid w:val="003C13CE"/>
    <w:rsid w:val="003C2C21"/>
    <w:rsid w:val="003C2C8A"/>
    <w:rsid w:val="003C2F5B"/>
    <w:rsid w:val="003C4516"/>
    <w:rsid w:val="003C4AA3"/>
    <w:rsid w:val="003C55E3"/>
    <w:rsid w:val="003C6692"/>
    <w:rsid w:val="003C7DDC"/>
    <w:rsid w:val="003C7E0B"/>
    <w:rsid w:val="003D0D09"/>
    <w:rsid w:val="003D0FF5"/>
    <w:rsid w:val="003D1FAB"/>
    <w:rsid w:val="003D26D0"/>
    <w:rsid w:val="003D34AE"/>
    <w:rsid w:val="003D5CD9"/>
    <w:rsid w:val="003D5CF9"/>
    <w:rsid w:val="003D6CDF"/>
    <w:rsid w:val="003D776E"/>
    <w:rsid w:val="003E0088"/>
    <w:rsid w:val="003E0999"/>
    <w:rsid w:val="003E0F5B"/>
    <w:rsid w:val="003E37AD"/>
    <w:rsid w:val="003E3F3B"/>
    <w:rsid w:val="003E641B"/>
    <w:rsid w:val="003E70F8"/>
    <w:rsid w:val="003E7E39"/>
    <w:rsid w:val="003F07A4"/>
    <w:rsid w:val="003F1E1A"/>
    <w:rsid w:val="003F2A8C"/>
    <w:rsid w:val="003F2FC4"/>
    <w:rsid w:val="003F7B99"/>
    <w:rsid w:val="00400E2E"/>
    <w:rsid w:val="004028C8"/>
    <w:rsid w:val="00402E4A"/>
    <w:rsid w:val="00403833"/>
    <w:rsid w:val="004044E1"/>
    <w:rsid w:val="00404F6E"/>
    <w:rsid w:val="00410719"/>
    <w:rsid w:val="00411780"/>
    <w:rsid w:val="00412625"/>
    <w:rsid w:val="004142D5"/>
    <w:rsid w:val="0041578C"/>
    <w:rsid w:val="004220C4"/>
    <w:rsid w:val="00422AA5"/>
    <w:rsid w:val="00424053"/>
    <w:rsid w:val="00426017"/>
    <w:rsid w:val="00426BB8"/>
    <w:rsid w:val="00427784"/>
    <w:rsid w:val="00427EF0"/>
    <w:rsid w:val="004323CC"/>
    <w:rsid w:val="00433306"/>
    <w:rsid w:val="004351D6"/>
    <w:rsid w:val="004363BA"/>
    <w:rsid w:val="00437E38"/>
    <w:rsid w:val="00442488"/>
    <w:rsid w:val="00445098"/>
    <w:rsid w:val="00447299"/>
    <w:rsid w:val="00450A33"/>
    <w:rsid w:val="00450E53"/>
    <w:rsid w:val="00451BED"/>
    <w:rsid w:val="0045326E"/>
    <w:rsid w:val="004544FF"/>
    <w:rsid w:val="0045485C"/>
    <w:rsid w:val="00454B3A"/>
    <w:rsid w:val="00454D85"/>
    <w:rsid w:val="00455093"/>
    <w:rsid w:val="004555B4"/>
    <w:rsid w:val="00456EFE"/>
    <w:rsid w:val="0045792C"/>
    <w:rsid w:val="00457D66"/>
    <w:rsid w:val="004605B2"/>
    <w:rsid w:val="00461D1D"/>
    <w:rsid w:val="004644B7"/>
    <w:rsid w:val="00464BA6"/>
    <w:rsid w:val="004657B6"/>
    <w:rsid w:val="00465A91"/>
    <w:rsid w:val="0046778A"/>
    <w:rsid w:val="00470921"/>
    <w:rsid w:val="004711F5"/>
    <w:rsid w:val="00471B76"/>
    <w:rsid w:val="00471D19"/>
    <w:rsid w:val="00472189"/>
    <w:rsid w:val="00472E52"/>
    <w:rsid w:val="00474384"/>
    <w:rsid w:val="004758B9"/>
    <w:rsid w:val="00481036"/>
    <w:rsid w:val="00481204"/>
    <w:rsid w:val="004813DA"/>
    <w:rsid w:val="00481577"/>
    <w:rsid w:val="00483740"/>
    <w:rsid w:val="00483BA2"/>
    <w:rsid w:val="004864F8"/>
    <w:rsid w:val="0048751F"/>
    <w:rsid w:val="00490541"/>
    <w:rsid w:val="004915A2"/>
    <w:rsid w:val="0049198E"/>
    <w:rsid w:val="00492088"/>
    <w:rsid w:val="00492334"/>
    <w:rsid w:val="00492340"/>
    <w:rsid w:val="004931F7"/>
    <w:rsid w:val="004935CF"/>
    <w:rsid w:val="0049364A"/>
    <w:rsid w:val="004955E7"/>
    <w:rsid w:val="00495630"/>
    <w:rsid w:val="00495A70"/>
    <w:rsid w:val="00496105"/>
    <w:rsid w:val="0049633B"/>
    <w:rsid w:val="004965E8"/>
    <w:rsid w:val="0049662E"/>
    <w:rsid w:val="00497B9C"/>
    <w:rsid w:val="004A0339"/>
    <w:rsid w:val="004A0899"/>
    <w:rsid w:val="004A0943"/>
    <w:rsid w:val="004A0BA6"/>
    <w:rsid w:val="004A4134"/>
    <w:rsid w:val="004A5F6E"/>
    <w:rsid w:val="004A71B3"/>
    <w:rsid w:val="004A72AE"/>
    <w:rsid w:val="004B3666"/>
    <w:rsid w:val="004B38A2"/>
    <w:rsid w:val="004B38E8"/>
    <w:rsid w:val="004B3C58"/>
    <w:rsid w:val="004B3EA2"/>
    <w:rsid w:val="004B4916"/>
    <w:rsid w:val="004B521A"/>
    <w:rsid w:val="004B529C"/>
    <w:rsid w:val="004B5729"/>
    <w:rsid w:val="004B6AAE"/>
    <w:rsid w:val="004C09F9"/>
    <w:rsid w:val="004C1D61"/>
    <w:rsid w:val="004C220A"/>
    <w:rsid w:val="004C3480"/>
    <w:rsid w:val="004C584D"/>
    <w:rsid w:val="004C792A"/>
    <w:rsid w:val="004D07B9"/>
    <w:rsid w:val="004D09BD"/>
    <w:rsid w:val="004D0C58"/>
    <w:rsid w:val="004D1F45"/>
    <w:rsid w:val="004D29B8"/>
    <w:rsid w:val="004D2C26"/>
    <w:rsid w:val="004E215F"/>
    <w:rsid w:val="004E2810"/>
    <w:rsid w:val="004E2836"/>
    <w:rsid w:val="004E36D1"/>
    <w:rsid w:val="004E4389"/>
    <w:rsid w:val="004E483A"/>
    <w:rsid w:val="004E7C51"/>
    <w:rsid w:val="004F09EC"/>
    <w:rsid w:val="004F10C8"/>
    <w:rsid w:val="004F229F"/>
    <w:rsid w:val="004F3C30"/>
    <w:rsid w:val="004F4771"/>
    <w:rsid w:val="004F5AB7"/>
    <w:rsid w:val="004F5E7A"/>
    <w:rsid w:val="004F5ECB"/>
    <w:rsid w:val="004F7ED7"/>
    <w:rsid w:val="00500558"/>
    <w:rsid w:val="00500896"/>
    <w:rsid w:val="00503FBC"/>
    <w:rsid w:val="00504B6A"/>
    <w:rsid w:val="00504FFB"/>
    <w:rsid w:val="005069E6"/>
    <w:rsid w:val="00510EDF"/>
    <w:rsid w:val="00511F5C"/>
    <w:rsid w:val="00513A7B"/>
    <w:rsid w:val="00514E9E"/>
    <w:rsid w:val="00516799"/>
    <w:rsid w:val="00520242"/>
    <w:rsid w:val="005219F1"/>
    <w:rsid w:val="00527126"/>
    <w:rsid w:val="0052723D"/>
    <w:rsid w:val="00527F66"/>
    <w:rsid w:val="00530481"/>
    <w:rsid w:val="00530C05"/>
    <w:rsid w:val="0053227F"/>
    <w:rsid w:val="00532C1C"/>
    <w:rsid w:val="00534327"/>
    <w:rsid w:val="005348D7"/>
    <w:rsid w:val="0053689B"/>
    <w:rsid w:val="0054080A"/>
    <w:rsid w:val="005424E1"/>
    <w:rsid w:val="005428F4"/>
    <w:rsid w:val="005446DA"/>
    <w:rsid w:val="005449C4"/>
    <w:rsid w:val="0054582A"/>
    <w:rsid w:val="00547982"/>
    <w:rsid w:val="00551438"/>
    <w:rsid w:val="0055262B"/>
    <w:rsid w:val="00552857"/>
    <w:rsid w:val="0055314D"/>
    <w:rsid w:val="00553628"/>
    <w:rsid w:val="00554579"/>
    <w:rsid w:val="0055586A"/>
    <w:rsid w:val="00555D95"/>
    <w:rsid w:val="00556493"/>
    <w:rsid w:val="00557893"/>
    <w:rsid w:val="00557D1E"/>
    <w:rsid w:val="00560CFE"/>
    <w:rsid w:val="00562CCB"/>
    <w:rsid w:val="005638A0"/>
    <w:rsid w:val="00563E9E"/>
    <w:rsid w:val="0056546B"/>
    <w:rsid w:val="00565927"/>
    <w:rsid w:val="00565A1E"/>
    <w:rsid w:val="00567C4C"/>
    <w:rsid w:val="00570139"/>
    <w:rsid w:val="00570276"/>
    <w:rsid w:val="00570F9C"/>
    <w:rsid w:val="005711CA"/>
    <w:rsid w:val="00571456"/>
    <w:rsid w:val="005718D6"/>
    <w:rsid w:val="005741F4"/>
    <w:rsid w:val="0057619B"/>
    <w:rsid w:val="00576803"/>
    <w:rsid w:val="00576E2C"/>
    <w:rsid w:val="0057738A"/>
    <w:rsid w:val="005814B3"/>
    <w:rsid w:val="00581AEB"/>
    <w:rsid w:val="00581B53"/>
    <w:rsid w:val="005821B1"/>
    <w:rsid w:val="0058324E"/>
    <w:rsid w:val="00583B74"/>
    <w:rsid w:val="00584390"/>
    <w:rsid w:val="00586375"/>
    <w:rsid w:val="00586777"/>
    <w:rsid w:val="00590255"/>
    <w:rsid w:val="005914E0"/>
    <w:rsid w:val="00591D98"/>
    <w:rsid w:val="005935B0"/>
    <w:rsid w:val="00594144"/>
    <w:rsid w:val="00594741"/>
    <w:rsid w:val="0059478B"/>
    <w:rsid w:val="00594AB7"/>
    <w:rsid w:val="0059702E"/>
    <w:rsid w:val="00597331"/>
    <w:rsid w:val="005A0390"/>
    <w:rsid w:val="005A0BB3"/>
    <w:rsid w:val="005A33BD"/>
    <w:rsid w:val="005A356C"/>
    <w:rsid w:val="005A36E0"/>
    <w:rsid w:val="005A489E"/>
    <w:rsid w:val="005A57F8"/>
    <w:rsid w:val="005A7FB5"/>
    <w:rsid w:val="005B1457"/>
    <w:rsid w:val="005B1781"/>
    <w:rsid w:val="005B2E5A"/>
    <w:rsid w:val="005B2F18"/>
    <w:rsid w:val="005B363A"/>
    <w:rsid w:val="005B6079"/>
    <w:rsid w:val="005B629D"/>
    <w:rsid w:val="005B6916"/>
    <w:rsid w:val="005B7BAC"/>
    <w:rsid w:val="005C0B2F"/>
    <w:rsid w:val="005C287E"/>
    <w:rsid w:val="005C2C85"/>
    <w:rsid w:val="005C4374"/>
    <w:rsid w:val="005C4494"/>
    <w:rsid w:val="005C7029"/>
    <w:rsid w:val="005C776B"/>
    <w:rsid w:val="005D0339"/>
    <w:rsid w:val="005D17CB"/>
    <w:rsid w:val="005D5994"/>
    <w:rsid w:val="005D6052"/>
    <w:rsid w:val="005D6508"/>
    <w:rsid w:val="005D65F5"/>
    <w:rsid w:val="005E2306"/>
    <w:rsid w:val="005E2E62"/>
    <w:rsid w:val="005E3170"/>
    <w:rsid w:val="005E3C28"/>
    <w:rsid w:val="005E4384"/>
    <w:rsid w:val="005E632A"/>
    <w:rsid w:val="005E6A58"/>
    <w:rsid w:val="005F062D"/>
    <w:rsid w:val="005F4238"/>
    <w:rsid w:val="005F48A8"/>
    <w:rsid w:val="005F4EBB"/>
    <w:rsid w:val="005F6CD4"/>
    <w:rsid w:val="005F6FCE"/>
    <w:rsid w:val="00601540"/>
    <w:rsid w:val="00601592"/>
    <w:rsid w:val="0060244D"/>
    <w:rsid w:val="00603865"/>
    <w:rsid w:val="0060569D"/>
    <w:rsid w:val="00605A2E"/>
    <w:rsid w:val="006061DA"/>
    <w:rsid w:val="006070F6"/>
    <w:rsid w:val="0060728C"/>
    <w:rsid w:val="00610F03"/>
    <w:rsid w:val="006119DC"/>
    <w:rsid w:val="0061308A"/>
    <w:rsid w:val="00613FAF"/>
    <w:rsid w:val="006144EF"/>
    <w:rsid w:val="00614D7E"/>
    <w:rsid w:val="00617246"/>
    <w:rsid w:val="0062084D"/>
    <w:rsid w:val="00621166"/>
    <w:rsid w:val="00621FF5"/>
    <w:rsid w:val="006237DD"/>
    <w:rsid w:val="006247BF"/>
    <w:rsid w:val="0062511B"/>
    <w:rsid w:val="00625BB4"/>
    <w:rsid w:val="006279D3"/>
    <w:rsid w:val="006279EE"/>
    <w:rsid w:val="0063054B"/>
    <w:rsid w:val="00630954"/>
    <w:rsid w:val="00631A5C"/>
    <w:rsid w:val="0063391C"/>
    <w:rsid w:val="00634D90"/>
    <w:rsid w:val="006354FA"/>
    <w:rsid w:val="00637B70"/>
    <w:rsid w:val="00640EC2"/>
    <w:rsid w:val="00641E73"/>
    <w:rsid w:val="00642A5A"/>
    <w:rsid w:val="00642BFE"/>
    <w:rsid w:val="006453AB"/>
    <w:rsid w:val="006455EB"/>
    <w:rsid w:val="00647A5D"/>
    <w:rsid w:val="00647C3E"/>
    <w:rsid w:val="00647F98"/>
    <w:rsid w:val="00651F2C"/>
    <w:rsid w:val="00652415"/>
    <w:rsid w:val="00654E80"/>
    <w:rsid w:val="006571C5"/>
    <w:rsid w:val="00657B6A"/>
    <w:rsid w:val="00657CA1"/>
    <w:rsid w:val="006612DF"/>
    <w:rsid w:val="006638A3"/>
    <w:rsid w:val="006639EA"/>
    <w:rsid w:val="00663E35"/>
    <w:rsid w:val="006640FA"/>
    <w:rsid w:val="00664E16"/>
    <w:rsid w:val="006659BD"/>
    <w:rsid w:val="00667533"/>
    <w:rsid w:val="00670770"/>
    <w:rsid w:val="006726E3"/>
    <w:rsid w:val="00673009"/>
    <w:rsid w:val="00676AD8"/>
    <w:rsid w:val="00677725"/>
    <w:rsid w:val="00677DDB"/>
    <w:rsid w:val="006814C2"/>
    <w:rsid w:val="0068245F"/>
    <w:rsid w:val="00686230"/>
    <w:rsid w:val="006869D5"/>
    <w:rsid w:val="006877E7"/>
    <w:rsid w:val="00690BC9"/>
    <w:rsid w:val="00692277"/>
    <w:rsid w:val="00694662"/>
    <w:rsid w:val="00694692"/>
    <w:rsid w:val="006964A5"/>
    <w:rsid w:val="00696730"/>
    <w:rsid w:val="006A1D24"/>
    <w:rsid w:val="006A25E6"/>
    <w:rsid w:val="006A4E18"/>
    <w:rsid w:val="006A52CE"/>
    <w:rsid w:val="006B11E5"/>
    <w:rsid w:val="006B2977"/>
    <w:rsid w:val="006B2BB7"/>
    <w:rsid w:val="006B30CA"/>
    <w:rsid w:val="006B3615"/>
    <w:rsid w:val="006B39C4"/>
    <w:rsid w:val="006B4544"/>
    <w:rsid w:val="006B4576"/>
    <w:rsid w:val="006B52EF"/>
    <w:rsid w:val="006B54FD"/>
    <w:rsid w:val="006B7C31"/>
    <w:rsid w:val="006C0834"/>
    <w:rsid w:val="006C18D4"/>
    <w:rsid w:val="006C2EFB"/>
    <w:rsid w:val="006C33DE"/>
    <w:rsid w:val="006C46E5"/>
    <w:rsid w:val="006C50BF"/>
    <w:rsid w:val="006C53FC"/>
    <w:rsid w:val="006C7B79"/>
    <w:rsid w:val="006D00A7"/>
    <w:rsid w:val="006D150A"/>
    <w:rsid w:val="006D1F41"/>
    <w:rsid w:val="006D3B23"/>
    <w:rsid w:val="006D4117"/>
    <w:rsid w:val="006D45FA"/>
    <w:rsid w:val="006D4CB5"/>
    <w:rsid w:val="006D4DBF"/>
    <w:rsid w:val="006E0A88"/>
    <w:rsid w:val="006E18B9"/>
    <w:rsid w:val="006E2901"/>
    <w:rsid w:val="006E2ACB"/>
    <w:rsid w:val="006E366D"/>
    <w:rsid w:val="006E42C6"/>
    <w:rsid w:val="006E4E19"/>
    <w:rsid w:val="006E50B1"/>
    <w:rsid w:val="006E58B4"/>
    <w:rsid w:val="006E5A4B"/>
    <w:rsid w:val="006E7A95"/>
    <w:rsid w:val="006E7F73"/>
    <w:rsid w:val="006F08EB"/>
    <w:rsid w:val="006F1174"/>
    <w:rsid w:val="006F1450"/>
    <w:rsid w:val="006F195E"/>
    <w:rsid w:val="006F20F3"/>
    <w:rsid w:val="006F4956"/>
    <w:rsid w:val="006F5EC1"/>
    <w:rsid w:val="006F6AAF"/>
    <w:rsid w:val="007012E1"/>
    <w:rsid w:val="00702A58"/>
    <w:rsid w:val="007035A7"/>
    <w:rsid w:val="00704887"/>
    <w:rsid w:val="00706F4C"/>
    <w:rsid w:val="007108D8"/>
    <w:rsid w:val="00711399"/>
    <w:rsid w:val="007119A3"/>
    <w:rsid w:val="007120BE"/>
    <w:rsid w:val="0071287F"/>
    <w:rsid w:val="007140FF"/>
    <w:rsid w:val="007206AC"/>
    <w:rsid w:val="00722B36"/>
    <w:rsid w:val="00723F37"/>
    <w:rsid w:val="007275C0"/>
    <w:rsid w:val="00727DD4"/>
    <w:rsid w:val="0073090D"/>
    <w:rsid w:val="00730C49"/>
    <w:rsid w:val="007313DC"/>
    <w:rsid w:val="00733356"/>
    <w:rsid w:val="00733DAD"/>
    <w:rsid w:val="0073500A"/>
    <w:rsid w:val="0073507C"/>
    <w:rsid w:val="00736852"/>
    <w:rsid w:val="00737001"/>
    <w:rsid w:val="0073778E"/>
    <w:rsid w:val="00740ADC"/>
    <w:rsid w:val="00741E14"/>
    <w:rsid w:val="0074657E"/>
    <w:rsid w:val="007465E7"/>
    <w:rsid w:val="00747CC0"/>
    <w:rsid w:val="0075114E"/>
    <w:rsid w:val="00751D02"/>
    <w:rsid w:val="00752026"/>
    <w:rsid w:val="00752E95"/>
    <w:rsid w:val="00753B27"/>
    <w:rsid w:val="007549FB"/>
    <w:rsid w:val="00755A16"/>
    <w:rsid w:val="0076030D"/>
    <w:rsid w:val="007604A9"/>
    <w:rsid w:val="00760A64"/>
    <w:rsid w:val="0076283F"/>
    <w:rsid w:val="007628BA"/>
    <w:rsid w:val="00763CAE"/>
    <w:rsid w:val="00763FE4"/>
    <w:rsid w:val="00764500"/>
    <w:rsid w:val="00764BC6"/>
    <w:rsid w:val="00765C5C"/>
    <w:rsid w:val="0077032C"/>
    <w:rsid w:val="007705C3"/>
    <w:rsid w:val="0077081F"/>
    <w:rsid w:val="00770D0C"/>
    <w:rsid w:val="00771BD3"/>
    <w:rsid w:val="00772965"/>
    <w:rsid w:val="00774AEF"/>
    <w:rsid w:val="00774FD2"/>
    <w:rsid w:val="00775552"/>
    <w:rsid w:val="007772AE"/>
    <w:rsid w:val="00777E8A"/>
    <w:rsid w:val="00780D12"/>
    <w:rsid w:val="00781441"/>
    <w:rsid w:val="007814AB"/>
    <w:rsid w:val="00782B25"/>
    <w:rsid w:val="00784227"/>
    <w:rsid w:val="00785888"/>
    <w:rsid w:val="00786434"/>
    <w:rsid w:val="007875FE"/>
    <w:rsid w:val="0079065E"/>
    <w:rsid w:val="00790FFF"/>
    <w:rsid w:val="007912C8"/>
    <w:rsid w:val="00792EA8"/>
    <w:rsid w:val="00793A0B"/>
    <w:rsid w:val="007958BB"/>
    <w:rsid w:val="0079618E"/>
    <w:rsid w:val="00796C7C"/>
    <w:rsid w:val="007A5075"/>
    <w:rsid w:val="007A60F3"/>
    <w:rsid w:val="007A6165"/>
    <w:rsid w:val="007A7BD1"/>
    <w:rsid w:val="007B0586"/>
    <w:rsid w:val="007B0831"/>
    <w:rsid w:val="007B3412"/>
    <w:rsid w:val="007B7BFE"/>
    <w:rsid w:val="007C1778"/>
    <w:rsid w:val="007C28D7"/>
    <w:rsid w:val="007C375A"/>
    <w:rsid w:val="007C3A50"/>
    <w:rsid w:val="007C56CD"/>
    <w:rsid w:val="007C64B0"/>
    <w:rsid w:val="007C6917"/>
    <w:rsid w:val="007C7F53"/>
    <w:rsid w:val="007D3D12"/>
    <w:rsid w:val="007D5D1F"/>
    <w:rsid w:val="007D5D41"/>
    <w:rsid w:val="007D745C"/>
    <w:rsid w:val="007D76C2"/>
    <w:rsid w:val="007D78FB"/>
    <w:rsid w:val="007E053E"/>
    <w:rsid w:val="007E3967"/>
    <w:rsid w:val="007E451A"/>
    <w:rsid w:val="007E489B"/>
    <w:rsid w:val="007E4CDD"/>
    <w:rsid w:val="007E6037"/>
    <w:rsid w:val="007E7576"/>
    <w:rsid w:val="007F281F"/>
    <w:rsid w:val="007F2F3B"/>
    <w:rsid w:val="007F3E6F"/>
    <w:rsid w:val="007F454C"/>
    <w:rsid w:val="007F4ECB"/>
    <w:rsid w:val="007F5EEE"/>
    <w:rsid w:val="007F7F45"/>
    <w:rsid w:val="0080074F"/>
    <w:rsid w:val="00802B85"/>
    <w:rsid w:val="00807883"/>
    <w:rsid w:val="0081162F"/>
    <w:rsid w:val="00811780"/>
    <w:rsid w:val="00812B43"/>
    <w:rsid w:val="008149CC"/>
    <w:rsid w:val="00815835"/>
    <w:rsid w:val="00816315"/>
    <w:rsid w:val="00816EB1"/>
    <w:rsid w:val="008200AB"/>
    <w:rsid w:val="00823057"/>
    <w:rsid w:val="00823900"/>
    <w:rsid w:val="00824CA5"/>
    <w:rsid w:val="008254B6"/>
    <w:rsid w:val="00825CFE"/>
    <w:rsid w:val="008273D1"/>
    <w:rsid w:val="008310A2"/>
    <w:rsid w:val="00831959"/>
    <w:rsid w:val="0083368A"/>
    <w:rsid w:val="00833893"/>
    <w:rsid w:val="00833D0C"/>
    <w:rsid w:val="00834347"/>
    <w:rsid w:val="008349DC"/>
    <w:rsid w:val="00834DBE"/>
    <w:rsid w:val="00836CD7"/>
    <w:rsid w:val="008370B6"/>
    <w:rsid w:val="00837700"/>
    <w:rsid w:val="008420E3"/>
    <w:rsid w:val="008437EC"/>
    <w:rsid w:val="00846FB4"/>
    <w:rsid w:val="00847544"/>
    <w:rsid w:val="008478EA"/>
    <w:rsid w:val="00847E5B"/>
    <w:rsid w:val="00855506"/>
    <w:rsid w:val="008555E4"/>
    <w:rsid w:val="00860B7C"/>
    <w:rsid w:val="0086295E"/>
    <w:rsid w:val="0086306C"/>
    <w:rsid w:val="008637CA"/>
    <w:rsid w:val="00863D8E"/>
    <w:rsid w:val="00864336"/>
    <w:rsid w:val="00864742"/>
    <w:rsid w:val="00864C9B"/>
    <w:rsid w:val="00865060"/>
    <w:rsid w:val="008650B7"/>
    <w:rsid w:val="008670C2"/>
    <w:rsid w:val="00867C05"/>
    <w:rsid w:val="00870C19"/>
    <w:rsid w:val="0087353A"/>
    <w:rsid w:val="00874D23"/>
    <w:rsid w:val="00874F15"/>
    <w:rsid w:val="008756E5"/>
    <w:rsid w:val="00876771"/>
    <w:rsid w:val="00876938"/>
    <w:rsid w:val="00877EE5"/>
    <w:rsid w:val="0088017D"/>
    <w:rsid w:val="008806C5"/>
    <w:rsid w:val="00880820"/>
    <w:rsid w:val="00880D02"/>
    <w:rsid w:val="00881CC3"/>
    <w:rsid w:val="00882539"/>
    <w:rsid w:val="008832AC"/>
    <w:rsid w:val="008836B5"/>
    <w:rsid w:val="00883F4E"/>
    <w:rsid w:val="008849C5"/>
    <w:rsid w:val="00884F5D"/>
    <w:rsid w:val="008855FA"/>
    <w:rsid w:val="008857F1"/>
    <w:rsid w:val="00885ED1"/>
    <w:rsid w:val="00886177"/>
    <w:rsid w:val="008905DA"/>
    <w:rsid w:val="00890943"/>
    <w:rsid w:val="00891C7A"/>
    <w:rsid w:val="00894BA0"/>
    <w:rsid w:val="00896629"/>
    <w:rsid w:val="00896E2D"/>
    <w:rsid w:val="00897250"/>
    <w:rsid w:val="008A2CB8"/>
    <w:rsid w:val="008A3607"/>
    <w:rsid w:val="008A442C"/>
    <w:rsid w:val="008A4B1B"/>
    <w:rsid w:val="008A532F"/>
    <w:rsid w:val="008A6253"/>
    <w:rsid w:val="008A64B7"/>
    <w:rsid w:val="008A6FEE"/>
    <w:rsid w:val="008A77E4"/>
    <w:rsid w:val="008B0216"/>
    <w:rsid w:val="008B0562"/>
    <w:rsid w:val="008B2427"/>
    <w:rsid w:val="008B4530"/>
    <w:rsid w:val="008B69D2"/>
    <w:rsid w:val="008B7499"/>
    <w:rsid w:val="008B7B0B"/>
    <w:rsid w:val="008C09CE"/>
    <w:rsid w:val="008C4C11"/>
    <w:rsid w:val="008C4C89"/>
    <w:rsid w:val="008C5183"/>
    <w:rsid w:val="008C6FEA"/>
    <w:rsid w:val="008C70CE"/>
    <w:rsid w:val="008D0D79"/>
    <w:rsid w:val="008D175E"/>
    <w:rsid w:val="008D1AFE"/>
    <w:rsid w:val="008D26C7"/>
    <w:rsid w:val="008D311C"/>
    <w:rsid w:val="008D3F6C"/>
    <w:rsid w:val="008D40E9"/>
    <w:rsid w:val="008D510F"/>
    <w:rsid w:val="008D64CD"/>
    <w:rsid w:val="008D7985"/>
    <w:rsid w:val="008E02A7"/>
    <w:rsid w:val="008E20FE"/>
    <w:rsid w:val="008E3712"/>
    <w:rsid w:val="008E380A"/>
    <w:rsid w:val="008E6075"/>
    <w:rsid w:val="008E622A"/>
    <w:rsid w:val="008E62AA"/>
    <w:rsid w:val="008E67A7"/>
    <w:rsid w:val="008F21D8"/>
    <w:rsid w:val="008F2201"/>
    <w:rsid w:val="008F235F"/>
    <w:rsid w:val="008F6090"/>
    <w:rsid w:val="008F637D"/>
    <w:rsid w:val="008F6446"/>
    <w:rsid w:val="00902858"/>
    <w:rsid w:val="00902F94"/>
    <w:rsid w:val="009047EC"/>
    <w:rsid w:val="00905586"/>
    <w:rsid w:val="00905766"/>
    <w:rsid w:val="009065C7"/>
    <w:rsid w:val="00906AE8"/>
    <w:rsid w:val="009079C4"/>
    <w:rsid w:val="00911ADE"/>
    <w:rsid w:val="00912160"/>
    <w:rsid w:val="00913A09"/>
    <w:rsid w:val="00916A8E"/>
    <w:rsid w:val="0092039C"/>
    <w:rsid w:val="00922FB5"/>
    <w:rsid w:val="00923541"/>
    <w:rsid w:val="00923B95"/>
    <w:rsid w:val="00923F19"/>
    <w:rsid w:val="009242E5"/>
    <w:rsid w:val="00924C34"/>
    <w:rsid w:val="00924F35"/>
    <w:rsid w:val="009255D5"/>
    <w:rsid w:val="00925DE0"/>
    <w:rsid w:val="0092743C"/>
    <w:rsid w:val="0093000E"/>
    <w:rsid w:val="0093150A"/>
    <w:rsid w:val="00931AA2"/>
    <w:rsid w:val="00932D34"/>
    <w:rsid w:val="00933B3A"/>
    <w:rsid w:val="0093405B"/>
    <w:rsid w:val="009341DE"/>
    <w:rsid w:val="00934491"/>
    <w:rsid w:val="00935A19"/>
    <w:rsid w:val="00936EEC"/>
    <w:rsid w:val="0094071F"/>
    <w:rsid w:val="00942C65"/>
    <w:rsid w:val="009438FA"/>
    <w:rsid w:val="00946899"/>
    <w:rsid w:val="0094704A"/>
    <w:rsid w:val="00950E54"/>
    <w:rsid w:val="00951223"/>
    <w:rsid w:val="00951F7D"/>
    <w:rsid w:val="00951FEB"/>
    <w:rsid w:val="00954797"/>
    <w:rsid w:val="00956835"/>
    <w:rsid w:val="00957D38"/>
    <w:rsid w:val="00957E97"/>
    <w:rsid w:val="009604C7"/>
    <w:rsid w:val="00960F87"/>
    <w:rsid w:val="00961E4C"/>
    <w:rsid w:val="0096332E"/>
    <w:rsid w:val="009637C6"/>
    <w:rsid w:val="00963980"/>
    <w:rsid w:val="0097040D"/>
    <w:rsid w:val="009711F3"/>
    <w:rsid w:val="00971D4F"/>
    <w:rsid w:val="00972245"/>
    <w:rsid w:val="00972913"/>
    <w:rsid w:val="00975E89"/>
    <w:rsid w:val="009766D9"/>
    <w:rsid w:val="00977BB8"/>
    <w:rsid w:val="0098176A"/>
    <w:rsid w:val="0098217B"/>
    <w:rsid w:val="00982BBF"/>
    <w:rsid w:val="009851DC"/>
    <w:rsid w:val="00986D55"/>
    <w:rsid w:val="00987114"/>
    <w:rsid w:val="0098768E"/>
    <w:rsid w:val="0098782C"/>
    <w:rsid w:val="009906C8"/>
    <w:rsid w:val="00991EB3"/>
    <w:rsid w:val="00992D25"/>
    <w:rsid w:val="00993112"/>
    <w:rsid w:val="0099635F"/>
    <w:rsid w:val="00997489"/>
    <w:rsid w:val="009A0938"/>
    <w:rsid w:val="009A0BF6"/>
    <w:rsid w:val="009A25B4"/>
    <w:rsid w:val="009A35B3"/>
    <w:rsid w:val="009A478B"/>
    <w:rsid w:val="009B045D"/>
    <w:rsid w:val="009B0FE2"/>
    <w:rsid w:val="009B4A94"/>
    <w:rsid w:val="009B4E04"/>
    <w:rsid w:val="009B54E3"/>
    <w:rsid w:val="009C0330"/>
    <w:rsid w:val="009C0450"/>
    <w:rsid w:val="009C0A20"/>
    <w:rsid w:val="009C20CE"/>
    <w:rsid w:val="009C2B3C"/>
    <w:rsid w:val="009C3D93"/>
    <w:rsid w:val="009C4B08"/>
    <w:rsid w:val="009C5B02"/>
    <w:rsid w:val="009C5C48"/>
    <w:rsid w:val="009C5D42"/>
    <w:rsid w:val="009D17B7"/>
    <w:rsid w:val="009D1A82"/>
    <w:rsid w:val="009D263D"/>
    <w:rsid w:val="009D3A80"/>
    <w:rsid w:val="009D6799"/>
    <w:rsid w:val="009D6A38"/>
    <w:rsid w:val="009D6F90"/>
    <w:rsid w:val="009E492E"/>
    <w:rsid w:val="009E52A3"/>
    <w:rsid w:val="009E5B53"/>
    <w:rsid w:val="009E74BC"/>
    <w:rsid w:val="009E757A"/>
    <w:rsid w:val="009E7AF2"/>
    <w:rsid w:val="009F28A9"/>
    <w:rsid w:val="009F451F"/>
    <w:rsid w:val="009F5208"/>
    <w:rsid w:val="009F6B8F"/>
    <w:rsid w:val="009F726A"/>
    <w:rsid w:val="009F79A8"/>
    <w:rsid w:val="00A0003A"/>
    <w:rsid w:val="00A007F7"/>
    <w:rsid w:val="00A008BD"/>
    <w:rsid w:val="00A012EE"/>
    <w:rsid w:val="00A02053"/>
    <w:rsid w:val="00A020AE"/>
    <w:rsid w:val="00A02B65"/>
    <w:rsid w:val="00A02D30"/>
    <w:rsid w:val="00A0320E"/>
    <w:rsid w:val="00A03B62"/>
    <w:rsid w:val="00A045F3"/>
    <w:rsid w:val="00A04BAE"/>
    <w:rsid w:val="00A04E8B"/>
    <w:rsid w:val="00A07519"/>
    <w:rsid w:val="00A106E6"/>
    <w:rsid w:val="00A10AA3"/>
    <w:rsid w:val="00A132C1"/>
    <w:rsid w:val="00A13CA2"/>
    <w:rsid w:val="00A14544"/>
    <w:rsid w:val="00A15C24"/>
    <w:rsid w:val="00A169DA"/>
    <w:rsid w:val="00A17847"/>
    <w:rsid w:val="00A22F88"/>
    <w:rsid w:val="00A23B02"/>
    <w:rsid w:val="00A2411F"/>
    <w:rsid w:val="00A26E95"/>
    <w:rsid w:val="00A304A0"/>
    <w:rsid w:val="00A30AA2"/>
    <w:rsid w:val="00A32793"/>
    <w:rsid w:val="00A33186"/>
    <w:rsid w:val="00A362D7"/>
    <w:rsid w:val="00A40747"/>
    <w:rsid w:val="00A41238"/>
    <w:rsid w:val="00A41E09"/>
    <w:rsid w:val="00A428F7"/>
    <w:rsid w:val="00A42D21"/>
    <w:rsid w:val="00A4414E"/>
    <w:rsid w:val="00A45F23"/>
    <w:rsid w:val="00A463D8"/>
    <w:rsid w:val="00A46EE0"/>
    <w:rsid w:val="00A470A8"/>
    <w:rsid w:val="00A5058E"/>
    <w:rsid w:val="00A50FBF"/>
    <w:rsid w:val="00A51754"/>
    <w:rsid w:val="00A51E55"/>
    <w:rsid w:val="00A52065"/>
    <w:rsid w:val="00A52282"/>
    <w:rsid w:val="00A55A3A"/>
    <w:rsid w:val="00A55BD6"/>
    <w:rsid w:val="00A56080"/>
    <w:rsid w:val="00A56201"/>
    <w:rsid w:val="00A562B8"/>
    <w:rsid w:val="00A56382"/>
    <w:rsid w:val="00A57AD4"/>
    <w:rsid w:val="00A57F69"/>
    <w:rsid w:val="00A60C75"/>
    <w:rsid w:val="00A61375"/>
    <w:rsid w:val="00A61D78"/>
    <w:rsid w:val="00A62F48"/>
    <w:rsid w:val="00A644C7"/>
    <w:rsid w:val="00A65799"/>
    <w:rsid w:val="00A6581E"/>
    <w:rsid w:val="00A65C4C"/>
    <w:rsid w:val="00A67BCA"/>
    <w:rsid w:val="00A70632"/>
    <w:rsid w:val="00A71C35"/>
    <w:rsid w:val="00A74806"/>
    <w:rsid w:val="00A75D48"/>
    <w:rsid w:val="00A800BA"/>
    <w:rsid w:val="00A804D0"/>
    <w:rsid w:val="00A82B6B"/>
    <w:rsid w:val="00A83D87"/>
    <w:rsid w:val="00A84CA2"/>
    <w:rsid w:val="00A84FC0"/>
    <w:rsid w:val="00A85AB3"/>
    <w:rsid w:val="00A908C2"/>
    <w:rsid w:val="00A921C2"/>
    <w:rsid w:val="00A93A2C"/>
    <w:rsid w:val="00A94E30"/>
    <w:rsid w:val="00A951CF"/>
    <w:rsid w:val="00A95CE5"/>
    <w:rsid w:val="00A9692A"/>
    <w:rsid w:val="00A97299"/>
    <w:rsid w:val="00A97BE0"/>
    <w:rsid w:val="00AA0324"/>
    <w:rsid w:val="00AA0442"/>
    <w:rsid w:val="00AA22EF"/>
    <w:rsid w:val="00AA60B0"/>
    <w:rsid w:val="00AA62AD"/>
    <w:rsid w:val="00AB0961"/>
    <w:rsid w:val="00AB13BF"/>
    <w:rsid w:val="00AB399A"/>
    <w:rsid w:val="00AB4551"/>
    <w:rsid w:val="00AB5BEA"/>
    <w:rsid w:val="00AB5D64"/>
    <w:rsid w:val="00AB6795"/>
    <w:rsid w:val="00AC0AB0"/>
    <w:rsid w:val="00AC3F93"/>
    <w:rsid w:val="00AC55D3"/>
    <w:rsid w:val="00AC59F2"/>
    <w:rsid w:val="00AC717D"/>
    <w:rsid w:val="00AD1096"/>
    <w:rsid w:val="00AD215B"/>
    <w:rsid w:val="00AD32C7"/>
    <w:rsid w:val="00AD3A5C"/>
    <w:rsid w:val="00AD5620"/>
    <w:rsid w:val="00AD5EA6"/>
    <w:rsid w:val="00AD6A7A"/>
    <w:rsid w:val="00AD6C1B"/>
    <w:rsid w:val="00AD70E6"/>
    <w:rsid w:val="00AE147E"/>
    <w:rsid w:val="00AE2DB4"/>
    <w:rsid w:val="00AE341D"/>
    <w:rsid w:val="00AE4809"/>
    <w:rsid w:val="00AE4E86"/>
    <w:rsid w:val="00AE5FDD"/>
    <w:rsid w:val="00AF116E"/>
    <w:rsid w:val="00AF24D9"/>
    <w:rsid w:val="00AF538C"/>
    <w:rsid w:val="00AF6C52"/>
    <w:rsid w:val="00AF763D"/>
    <w:rsid w:val="00B01763"/>
    <w:rsid w:val="00B01CDB"/>
    <w:rsid w:val="00B02DF4"/>
    <w:rsid w:val="00B03B55"/>
    <w:rsid w:val="00B0458F"/>
    <w:rsid w:val="00B04D1F"/>
    <w:rsid w:val="00B04EC8"/>
    <w:rsid w:val="00B05099"/>
    <w:rsid w:val="00B07865"/>
    <w:rsid w:val="00B07ECA"/>
    <w:rsid w:val="00B10A6D"/>
    <w:rsid w:val="00B1158D"/>
    <w:rsid w:val="00B11897"/>
    <w:rsid w:val="00B11F68"/>
    <w:rsid w:val="00B12ECD"/>
    <w:rsid w:val="00B13055"/>
    <w:rsid w:val="00B14124"/>
    <w:rsid w:val="00B14E69"/>
    <w:rsid w:val="00B173BA"/>
    <w:rsid w:val="00B20097"/>
    <w:rsid w:val="00B20584"/>
    <w:rsid w:val="00B20F3F"/>
    <w:rsid w:val="00B2111C"/>
    <w:rsid w:val="00B21AFE"/>
    <w:rsid w:val="00B22421"/>
    <w:rsid w:val="00B25136"/>
    <w:rsid w:val="00B2611D"/>
    <w:rsid w:val="00B26BF2"/>
    <w:rsid w:val="00B270E9"/>
    <w:rsid w:val="00B3193B"/>
    <w:rsid w:val="00B32148"/>
    <w:rsid w:val="00B3266E"/>
    <w:rsid w:val="00B32DCB"/>
    <w:rsid w:val="00B33AAB"/>
    <w:rsid w:val="00B33C6A"/>
    <w:rsid w:val="00B342A1"/>
    <w:rsid w:val="00B35287"/>
    <w:rsid w:val="00B35763"/>
    <w:rsid w:val="00B35B93"/>
    <w:rsid w:val="00B36166"/>
    <w:rsid w:val="00B36463"/>
    <w:rsid w:val="00B37337"/>
    <w:rsid w:val="00B37744"/>
    <w:rsid w:val="00B40A70"/>
    <w:rsid w:val="00B40F03"/>
    <w:rsid w:val="00B410C9"/>
    <w:rsid w:val="00B44A1A"/>
    <w:rsid w:val="00B44C03"/>
    <w:rsid w:val="00B45060"/>
    <w:rsid w:val="00B455A6"/>
    <w:rsid w:val="00B461E1"/>
    <w:rsid w:val="00B462DE"/>
    <w:rsid w:val="00B50BEE"/>
    <w:rsid w:val="00B5102F"/>
    <w:rsid w:val="00B52CF5"/>
    <w:rsid w:val="00B56055"/>
    <w:rsid w:val="00B569AB"/>
    <w:rsid w:val="00B605F8"/>
    <w:rsid w:val="00B610CA"/>
    <w:rsid w:val="00B612AD"/>
    <w:rsid w:val="00B62E4E"/>
    <w:rsid w:val="00B631B3"/>
    <w:rsid w:val="00B650A6"/>
    <w:rsid w:val="00B66423"/>
    <w:rsid w:val="00B677B8"/>
    <w:rsid w:val="00B67C19"/>
    <w:rsid w:val="00B709FF"/>
    <w:rsid w:val="00B70ACC"/>
    <w:rsid w:val="00B70E68"/>
    <w:rsid w:val="00B71661"/>
    <w:rsid w:val="00B723C9"/>
    <w:rsid w:val="00B73182"/>
    <w:rsid w:val="00B73D66"/>
    <w:rsid w:val="00B75BEE"/>
    <w:rsid w:val="00B77526"/>
    <w:rsid w:val="00B8097A"/>
    <w:rsid w:val="00B80B6D"/>
    <w:rsid w:val="00B81392"/>
    <w:rsid w:val="00B82F01"/>
    <w:rsid w:val="00B83B39"/>
    <w:rsid w:val="00B84227"/>
    <w:rsid w:val="00B85E3C"/>
    <w:rsid w:val="00B86199"/>
    <w:rsid w:val="00B86C8D"/>
    <w:rsid w:val="00B87683"/>
    <w:rsid w:val="00B879C8"/>
    <w:rsid w:val="00B9148C"/>
    <w:rsid w:val="00B92190"/>
    <w:rsid w:val="00B936F8"/>
    <w:rsid w:val="00B93EDA"/>
    <w:rsid w:val="00B957AC"/>
    <w:rsid w:val="00B9583D"/>
    <w:rsid w:val="00B97560"/>
    <w:rsid w:val="00B97F62"/>
    <w:rsid w:val="00BA1104"/>
    <w:rsid w:val="00BA1444"/>
    <w:rsid w:val="00BA2013"/>
    <w:rsid w:val="00BA2899"/>
    <w:rsid w:val="00BA4FED"/>
    <w:rsid w:val="00BA587B"/>
    <w:rsid w:val="00BA7848"/>
    <w:rsid w:val="00BB058C"/>
    <w:rsid w:val="00BB07D0"/>
    <w:rsid w:val="00BB1A89"/>
    <w:rsid w:val="00BB1B12"/>
    <w:rsid w:val="00BB2589"/>
    <w:rsid w:val="00BB2C70"/>
    <w:rsid w:val="00BB3153"/>
    <w:rsid w:val="00BB50AD"/>
    <w:rsid w:val="00BB5C39"/>
    <w:rsid w:val="00BB6B86"/>
    <w:rsid w:val="00BB76B2"/>
    <w:rsid w:val="00BC0123"/>
    <w:rsid w:val="00BC1824"/>
    <w:rsid w:val="00BC2326"/>
    <w:rsid w:val="00BC26CC"/>
    <w:rsid w:val="00BC2C6F"/>
    <w:rsid w:val="00BC337B"/>
    <w:rsid w:val="00BC4944"/>
    <w:rsid w:val="00BC52E9"/>
    <w:rsid w:val="00BC5925"/>
    <w:rsid w:val="00BC6A4E"/>
    <w:rsid w:val="00BD072D"/>
    <w:rsid w:val="00BD3687"/>
    <w:rsid w:val="00BD485A"/>
    <w:rsid w:val="00BD536D"/>
    <w:rsid w:val="00BD6022"/>
    <w:rsid w:val="00BD63F7"/>
    <w:rsid w:val="00BD76E9"/>
    <w:rsid w:val="00BE1856"/>
    <w:rsid w:val="00BE2117"/>
    <w:rsid w:val="00BE2511"/>
    <w:rsid w:val="00BE4A55"/>
    <w:rsid w:val="00BE68DC"/>
    <w:rsid w:val="00BE6B90"/>
    <w:rsid w:val="00BE7956"/>
    <w:rsid w:val="00BE7B29"/>
    <w:rsid w:val="00BF0BE5"/>
    <w:rsid w:val="00BF19C2"/>
    <w:rsid w:val="00BF5A62"/>
    <w:rsid w:val="00BF5D5A"/>
    <w:rsid w:val="00BF74F4"/>
    <w:rsid w:val="00BF790B"/>
    <w:rsid w:val="00C00DCC"/>
    <w:rsid w:val="00C01892"/>
    <w:rsid w:val="00C04986"/>
    <w:rsid w:val="00C04BCC"/>
    <w:rsid w:val="00C0631B"/>
    <w:rsid w:val="00C079BF"/>
    <w:rsid w:val="00C133FA"/>
    <w:rsid w:val="00C1595E"/>
    <w:rsid w:val="00C15AB6"/>
    <w:rsid w:val="00C15C8E"/>
    <w:rsid w:val="00C16A57"/>
    <w:rsid w:val="00C175AF"/>
    <w:rsid w:val="00C17A01"/>
    <w:rsid w:val="00C23B7D"/>
    <w:rsid w:val="00C25ED2"/>
    <w:rsid w:val="00C32ADC"/>
    <w:rsid w:val="00C34FF7"/>
    <w:rsid w:val="00C36EBA"/>
    <w:rsid w:val="00C37FCD"/>
    <w:rsid w:val="00C4048F"/>
    <w:rsid w:val="00C407BB"/>
    <w:rsid w:val="00C40A4D"/>
    <w:rsid w:val="00C41C02"/>
    <w:rsid w:val="00C42622"/>
    <w:rsid w:val="00C42A9C"/>
    <w:rsid w:val="00C42BDF"/>
    <w:rsid w:val="00C450D1"/>
    <w:rsid w:val="00C45DF4"/>
    <w:rsid w:val="00C467DF"/>
    <w:rsid w:val="00C46944"/>
    <w:rsid w:val="00C47C84"/>
    <w:rsid w:val="00C50746"/>
    <w:rsid w:val="00C51DD1"/>
    <w:rsid w:val="00C52A16"/>
    <w:rsid w:val="00C54262"/>
    <w:rsid w:val="00C546C6"/>
    <w:rsid w:val="00C55697"/>
    <w:rsid w:val="00C564E2"/>
    <w:rsid w:val="00C56EC8"/>
    <w:rsid w:val="00C610C2"/>
    <w:rsid w:val="00C61E02"/>
    <w:rsid w:val="00C63748"/>
    <w:rsid w:val="00C63B65"/>
    <w:rsid w:val="00C643A8"/>
    <w:rsid w:val="00C6619E"/>
    <w:rsid w:val="00C66C0F"/>
    <w:rsid w:val="00C67CC7"/>
    <w:rsid w:val="00C71D77"/>
    <w:rsid w:val="00C7256D"/>
    <w:rsid w:val="00C72835"/>
    <w:rsid w:val="00C73A24"/>
    <w:rsid w:val="00C743F5"/>
    <w:rsid w:val="00C7502D"/>
    <w:rsid w:val="00C7541B"/>
    <w:rsid w:val="00C756DD"/>
    <w:rsid w:val="00C767F2"/>
    <w:rsid w:val="00C76C2C"/>
    <w:rsid w:val="00C774FB"/>
    <w:rsid w:val="00C81489"/>
    <w:rsid w:val="00C81492"/>
    <w:rsid w:val="00C81966"/>
    <w:rsid w:val="00C82CC4"/>
    <w:rsid w:val="00C82D58"/>
    <w:rsid w:val="00C8463C"/>
    <w:rsid w:val="00C84E49"/>
    <w:rsid w:val="00C8704E"/>
    <w:rsid w:val="00C873BB"/>
    <w:rsid w:val="00C90A1B"/>
    <w:rsid w:val="00C9160A"/>
    <w:rsid w:val="00C91BF0"/>
    <w:rsid w:val="00C926D1"/>
    <w:rsid w:val="00C9532B"/>
    <w:rsid w:val="00C971D9"/>
    <w:rsid w:val="00C971E6"/>
    <w:rsid w:val="00C9737A"/>
    <w:rsid w:val="00CA2F59"/>
    <w:rsid w:val="00CA40D2"/>
    <w:rsid w:val="00CA43A5"/>
    <w:rsid w:val="00CA5038"/>
    <w:rsid w:val="00CA5AF1"/>
    <w:rsid w:val="00CA7BA6"/>
    <w:rsid w:val="00CB03B5"/>
    <w:rsid w:val="00CB0EBD"/>
    <w:rsid w:val="00CB3165"/>
    <w:rsid w:val="00CB39BA"/>
    <w:rsid w:val="00CB42E9"/>
    <w:rsid w:val="00CB5C9A"/>
    <w:rsid w:val="00CB5ED1"/>
    <w:rsid w:val="00CB5F4E"/>
    <w:rsid w:val="00CB7E21"/>
    <w:rsid w:val="00CB7ED2"/>
    <w:rsid w:val="00CB7F31"/>
    <w:rsid w:val="00CC2499"/>
    <w:rsid w:val="00CC3CC0"/>
    <w:rsid w:val="00CC5751"/>
    <w:rsid w:val="00CC5DDB"/>
    <w:rsid w:val="00CC6D8B"/>
    <w:rsid w:val="00CC74D8"/>
    <w:rsid w:val="00CD0435"/>
    <w:rsid w:val="00CD05A5"/>
    <w:rsid w:val="00CD1454"/>
    <w:rsid w:val="00CD21A7"/>
    <w:rsid w:val="00CD301B"/>
    <w:rsid w:val="00CD3045"/>
    <w:rsid w:val="00CD5611"/>
    <w:rsid w:val="00CD6952"/>
    <w:rsid w:val="00CD74DF"/>
    <w:rsid w:val="00CE1738"/>
    <w:rsid w:val="00CE1AA2"/>
    <w:rsid w:val="00CE2E20"/>
    <w:rsid w:val="00CE30B8"/>
    <w:rsid w:val="00CE49A5"/>
    <w:rsid w:val="00CE5920"/>
    <w:rsid w:val="00CE6BD1"/>
    <w:rsid w:val="00CF0ECA"/>
    <w:rsid w:val="00CF16C0"/>
    <w:rsid w:val="00CF1E28"/>
    <w:rsid w:val="00CF2A89"/>
    <w:rsid w:val="00CF3573"/>
    <w:rsid w:val="00CF4651"/>
    <w:rsid w:val="00CF47E8"/>
    <w:rsid w:val="00CF4819"/>
    <w:rsid w:val="00CF504D"/>
    <w:rsid w:val="00CF5DC9"/>
    <w:rsid w:val="00CF5F2E"/>
    <w:rsid w:val="00CF727E"/>
    <w:rsid w:val="00CF79D0"/>
    <w:rsid w:val="00CF7DE7"/>
    <w:rsid w:val="00D00FAF"/>
    <w:rsid w:val="00D01508"/>
    <w:rsid w:val="00D0260A"/>
    <w:rsid w:val="00D02680"/>
    <w:rsid w:val="00D054EB"/>
    <w:rsid w:val="00D056B5"/>
    <w:rsid w:val="00D05802"/>
    <w:rsid w:val="00D05E2D"/>
    <w:rsid w:val="00D06BC6"/>
    <w:rsid w:val="00D1066C"/>
    <w:rsid w:val="00D11235"/>
    <w:rsid w:val="00D112BA"/>
    <w:rsid w:val="00D13BA9"/>
    <w:rsid w:val="00D14949"/>
    <w:rsid w:val="00D1547D"/>
    <w:rsid w:val="00D154BB"/>
    <w:rsid w:val="00D207F3"/>
    <w:rsid w:val="00D23404"/>
    <w:rsid w:val="00D23A5D"/>
    <w:rsid w:val="00D240E4"/>
    <w:rsid w:val="00D27A36"/>
    <w:rsid w:val="00D27D39"/>
    <w:rsid w:val="00D30829"/>
    <w:rsid w:val="00D30D54"/>
    <w:rsid w:val="00D313B1"/>
    <w:rsid w:val="00D314AE"/>
    <w:rsid w:val="00D31554"/>
    <w:rsid w:val="00D31EB6"/>
    <w:rsid w:val="00D33A46"/>
    <w:rsid w:val="00D35303"/>
    <w:rsid w:val="00D36B3C"/>
    <w:rsid w:val="00D3713B"/>
    <w:rsid w:val="00D37F52"/>
    <w:rsid w:val="00D41003"/>
    <w:rsid w:val="00D4183E"/>
    <w:rsid w:val="00D41C3E"/>
    <w:rsid w:val="00D434A5"/>
    <w:rsid w:val="00D43C77"/>
    <w:rsid w:val="00D45193"/>
    <w:rsid w:val="00D45AF1"/>
    <w:rsid w:val="00D45F89"/>
    <w:rsid w:val="00D46F45"/>
    <w:rsid w:val="00D47AFC"/>
    <w:rsid w:val="00D510FE"/>
    <w:rsid w:val="00D51E44"/>
    <w:rsid w:val="00D52845"/>
    <w:rsid w:val="00D53698"/>
    <w:rsid w:val="00D5369A"/>
    <w:rsid w:val="00D53AA1"/>
    <w:rsid w:val="00D5489B"/>
    <w:rsid w:val="00D54F74"/>
    <w:rsid w:val="00D573FF"/>
    <w:rsid w:val="00D61DB1"/>
    <w:rsid w:val="00D62AFD"/>
    <w:rsid w:val="00D62BAD"/>
    <w:rsid w:val="00D63FA1"/>
    <w:rsid w:val="00D64698"/>
    <w:rsid w:val="00D64C2C"/>
    <w:rsid w:val="00D676BC"/>
    <w:rsid w:val="00D67ECE"/>
    <w:rsid w:val="00D7133D"/>
    <w:rsid w:val="00D713A7"/>
    <w:rsid w:val="00D71865"/>
    <w:rsid w:val="00D71A18"/>
    <w:rsid w:val="00D72EF6"/>
    <w:rsid w:val="00D7348D"/>
    <w:rsid w:val="00D73B81"/>
    <w:rsid w:val="00D75D7B"/>
    <w:rsid w:val="00D7617F"/>
    <w:rsid w:val="00D77DC8"/>
    <w:rsid w:val="00D8051C"/>
    <w:rsid w:val="00D808DA"/>
    <w:rsid w:val="00D815C4"/>
    <w:rsid w:val="00D82C91"/>
    <w:rsid w:val="00D83006"/>
    <w:rsid w:val="00D8308A"/>
    <w:rsid w:val="00D830E3"/>
    <w:rsid w:val="00D86034"/>
    <w:rsid w:val="00D86CF0"/>
    <w:rsid w:val="00D8727E"/>
    <w:rsid w:val="00D90DEA"/>
    <w:rsid w:val="00D91C63"/>
    <w:rsid w:val="00D91FB1"/>
    <w:rsid w:val="00D93126"/>
    <w:rsid w:val="00D93A2C"/>
    <w:rsid w:val="00D950C3"/>
    <w:rsid w:val="00D97DAF"/>
    <w:rsid w:val="00DA3050"/>
    <w:rsid w:val="00DA577E"/>
    <w:rsid w:val="00DA60E7"/>
    <w:rsid w:val="00DB0C2A"/>
    <w:rsid w:val="00DB1A4F"/>
    <w:rsid w:val="00DB2EB8"/>
    <w:rsid w:val="00DB427C"/>
    <w:rsid w:val="00DB51AE"/>
    <w:rsid w:val="00DB5586"/>
    <w:rsid w:val="00DB5A15"/>
    <w:rsid w:val="00DB75D1"/>
    <w:rsid w:val="00DB79E2"/>
    <w:rsid w:val="00DB7A4E"/>
    <w:rsid w:val="00DC0288"/>
    <w:rsid w:val="00DC0A8C"/>
    <w:rsid w:val="00DC13B2"/>
    <w:rsid w:val="00DC49E2"/>
    <w:rsid w:val="00DC5F55"/>
    <w:rsid w:val="00DC739A"/>
    <w:rsid w:val="00DC7432"/>
    <w:rsid w:val="00DC7B1A"/>
    <w:rsid w:val="00DD049E"/>
    <w:rsid w:val="00DD0D06"/>
    <w:rsid w:val="00DD2628"/>
    <w:rsid w:val="00DD3203"/>
    <w:rsid w:val="00DD4331"/>
    <w:rsid w:val="00DD4631"/>
    <w:rsid w:val="00DD5B73"/>
    <w:rsid w:val="00DD6BDF"/>
    <w:rsid w:val="00DD7943"/>
    <w:rsid w:val="00DE43DC"/>
    <w:rsid w:val="00DE4F4B"/>
    <w:rsid w:val="00DE578B"/>
    <w:rsid w:val="00DE6901"/>
    <w:rsid w:val="00DE6AE6"/>
    <w:rsid w:val="00DE7E2D"/>
    <w:rsid w:val="00DF09DB"/>
    <w:rsid w:val="00DF0BC9"/>
    <w:rsid w:val="00DF0D9E"/>
    <w:rsid w:val="00DF17FD"/>
    <w:rsid w:val="00DF2647"/>
    <w:rsid w:val="00DF2B98"/>
    <w:rsid w:val="00DF36E2"/>
    <w:rsid w:val="00DF4007"/>
    <w:rsid w:val="00DF402A"/>
    <w:rsid w:val="00DF49BA"/>
    <w:rsid w:val="00DF4D68"/>
    <w:rsid w:val="00DF6353"/>
    <w:rsid w:val="00E0052B"/>
    <w:rsid w:val="00E02E04"/>
    <w:rsid w:val="00E02EC3"/>
    <w:rsid w:val="00E02F4C"/>
    <w:rsid w:val="00E03B86"/>
    <w:rsid w:val="00E0454A"/>
    <w:rsid w:val="00E04CC2"/>
    <w:rsid w:val="00E06B47"/>
    <w:rsid w:val="00E07315"/>
    <w:rsid w:val="00E076DD"/>
    <w:rsid w:val="00E1058C"/>
    <w:rsid w:val="00E106F2"/>
    <w:rsid w:val="00E10D81"/>
    <w:rsid w:val="00E12931"/>
    <w:rsid w:val="00E138B9"/>
    <w:rsid w:val="00E1494D"/>
    <w:rsid w:val="00E153A3"/>
    <w:rsid w:val="00E1687E"/>
    <w:rsid w:val="00E21813"/>
    <w:rsid w:val="00E218D6"/>
    <w:rsid w:val="00E225AD"/>
    <w:rsid w:val="00E2681D"/>
    <w:rsid w:val="00E26CEF"/>
    <w:rsid w:val="00E27884"/>
    <w:rsid w:val="00E30F5E"/>
    <w:rsid w:val="00E312AE"/>
    <w:rsid w:val="00E3141F"/>
    <w:rsid w:val="00E32A74"/>
    <w:rsid w:val="00E3301D"/>
    <w:rsid w:val="00E34498"/>
    <w:rsid w:val="00E3479E"/>
    <w:rsid w:val="00E34C74"/>
    <w:rsid w:val="00E356D6"/>
    <w:rsid w:val="00E36B28"/>
    <w:rsid w:val="00E36D73"/>
    <w:rsid w:val="00E37366"/>
    <w:rsid w:val="00E3796B"/>
    <w:rsid w:val="00E45F11"/>
    <w:rsid w:val="00E466BB"/>
    <w:rsid w:val="00E50364"/>
    <w:rsid w:val="00E50B19"/>
    <w:rsid w:val="00E519F2"/>
    <w:rsid w:val="00E52B9D"/>
    <w:rsid w:val="00E54183"/>
    <w:rsid w:val="00E544D9"/>
    <w:rsid w:val="00E54DCB"/>
    <w:rsid w:val="00E56F80"/>
    <w:rsid w:val="00E60232"/>
    <w:rsid w:val="00E614C6"/>
    <w:rsid w:val="00E621FE"/>
    <w:rsid w:val="00E62F70"/>
    <w:rsid w:val="00E64E29"/>
    <w:rsid w:val="00E65068"/>
    <w:rsid w:val="00E66127"/>
    <w:rsid w:val="00E66D8C"/>
    <w:rsid w:val="00E67754"/>
    <w:rsid w:val="00E67E9C"/>
    <w:rsid w:val="00E67EDD"/>
    <w:rsid w:val="00E70912"/>
    <w:rsid w:val="00E70990"/>
    <w:rsid w:val="00E73484"/>
    <w:rsid w:val="00E7352A"/>
    <w:rsid w:val="00E73D0D"/>
    <w:rsid w:val="00E73F30"/>
    <w:rsid w:val="00E75A8F"/>
    <w:rsid w:val="00E76AF8"/>
    <w:rsid w:val="00E76CDD"/>
    <w:rsid w:val="00E77298"/>
    <w:rsid w:val="00E77795"/>
    <w:rsid w:val="00E80853"/>
    <w:rsid w:val="00E8129E"/>
    <w:rsid w:val="00E8198B"/>
    <w:rsid w:val="00E82DE1"/>
    <w:rsid w:val="00E83684"/>
    <w:rsid w:val="00E85C95"/>
    <w:rsid w:val="00E85F12"/>
    <w:rsid w:val="00E87F97"/>
    <w:rsid w:val="00E91FB5"/>
    <w:rsid w:val="00E93535"/>
    <w:rsid w:val="00E942A7"/>
    <w:rsid w:val="00E95696"/>
    <w:rsid w:val="00E96000"/>
    <w:rsid w:val="00E960AC"/>
    <w:rsid w:val="00E970BD"/>
    <w:rsid w:val="00E9759C"/>
    <w:rsid w:val="00EA077C"/>
    <w:rsid w:val="00EA0B60"/>
    <w:rsid w:val="00EA19FE"/>
    <w:rsid w:val="00EA1ACE"/>
    <w:rsid w:val="00EA2C73"/>
    <w:rsid w:val="00EA37A3"/>
    <w:rsid w:val="00EA4414"/>
    <w:rsid w:val="00EA50CD"/>
    <w:rsid w:val="00EA583C"/>
    <w:rsid w:val="00EA59CD"/>
    <w:rsid w:val="00EA6633"/>
    <w:rsid w:val="00EA72C4"/>
    <w:rsid w:val="00EA7A36"/>
    <w:rsid w:val="00EA7C79"/>
    <w:rsid w:val="00EB115A"/>
    <w:rsid w:val="00EB1500"/>
    <w:rsid w:val="00EB23BF"/>
    <w:rsid w:val="00EB2529"/>
    <w:rsid w:val="00EB2B04"/>
    <w:rsid w:val="00EB3064"/>
    <w:rsid w:val="00EB393C"/>
    <w:rsid w:val="00EB3FF2"/>
    <w:rsid w:val="00EB5D0F"/>
    <w:rsid w:val="00EB656F"/>
    <w:rsid w:val="00EB66F5"/>
    <w:rsid w:val="00EB6945"/>
    <w:rsid w:val="00EB6B28"/>
    <w:rsid w:val="00EB6FC2"/>
    <w:rsid w:val="00EB7889"/>
    <w:rsid w:val="00EC0BD2"/>
    <w:rsid w:val="00EC0D2B"/>
    <w:rsid w:val="00EC1C64"/>
    <w:rsid w:val="00ED0344"/>
    <w:rsid w:val="00ED0801"/>
    <w:rsid w:val="00ED1940"/>
    <w:rsid w:val="00ED20E0"/>
    <w:rsid w:val="00ED2E53"/>
    <w:rsid w:val="00ED3B72"/>
    <w:rsid w:val="00ED414E"/>
    <w:rsid w:val="00ED4B88"/>
    <w:rsid w:val="00ED4E1A"/>
    <w:rsid w:val="00ED55EC"/>
    <w:rsid w:val="00ED6581"/>
    <w:rsid w:val="00ED6B99"/>
    <w:rsid w:val="00EE025C"/>
    <w:rsid w:val="00EE0D5F"/>
    <w:rsid w:val="00EE380C"/>
    <w:rsid w:val="00EE3CE9"/>
    <w:rsid w:val="00EE448E"/>
    <w:rsid w:val="00EE4A1A"/>
    <w:rsid w:val="00EE5238"/>
    <w:rsid w:val="00EE6D8D"/>
    <w:rsid w:val="00EE759A"/>
    <w:rsid w:val="00EE7989"/>
    <w:rsid w:val="00EF05CE"/>
    <w:rsid w:val="00EF0F41"/>
    <w:rsid w:val="00EF1545"/>
    <w:rsid w:val="00EF2EAC"/>
    <w:rsid w:val="00EF2F86"/>
    <w:rsid w:val="00EF3647"/>
    <w:rsid w:val="00EF3706"/>
    <w:rsid w:val="00EF39AD"/>
    <w:rsid w:val="00EF4175"/>
    <w:rsid w:val="00EF55C4"/>
    <w:rsid w:val="00EF570D"/>
    <w:rsid w:val="00EF58DB"/>
    <w:rsid w:val="00EF60B3"/>
    <w:rsid w:val="00EF6C8C"/>
    <w:rsid w:val="00EF75D0"/>
    <w:rsid w:val="00EF7975"/>
    <w:rsid w:val="00F00943"/>
    <w:rsid w:val="00F01C94"/>
    <w:rsid w:val="00F0271A"/>
    <w:rsid w:val="00F02832"/>
    <w:rsid w:val="00F0392A"/>
    <w:rsid w:val="00F05D7A"/>
    <w:rsid w:val="00F0689F"/>
    <w:rsid w:val="00F1125E"/>
    <w:rsid w:val="00F12224"/>
    <w:rsid w:val="00F12344"/>
    <w:rsid w:val="00F13089"/>
    <w:rsid w:val="00F145A0"/>
    <w:rsid w:val="00F14E65"/>
    <w:rsid w:val="00F1636E"/>
    <w:rsid w:val="00F204BC"/>
    <w:rsid w:val="00F2178A"/>
    <w:rsid w:val="00F223F6"/>
    <w:rsid w:val="00F2245C"/>
    <w:rsid w:val="00F22BE2"/>
    <w:rsid w:val="00F2327B"/>
    <w:rsid w:val="00F235C5"/>
    <w:rsid w:val="00F24C7F"/>
    <w:rsid w:val="00F24E60"/>
    <w:rsid w:val="00F315F4"/>
    <w:rsid w:val="00F32B74"/>
    <w:rsid w:val="00F32F0E"/>
    <w:rsid w:val="00F3474A"/>
    <w:rsid w:val="00F35686"/>
    <w:rsid w:val="00F36035"/>
    <w:rsid w:val="00F360AC"/>
    <w:rsid w:val="00F36631"/>
    <w:rsid w:val="00F369C5"/>
    <w:rsid w:val="00F4015A"/>
    <w:rsid w:val="00F45583"/>
    <w:rsid w:val="00F45AFA"/>
    <w:rsid w:val="00F46A58"/>
    <w:rsid w:val="00F478EC"/>
    <w:rsid w:val="00F50B76"/>
    <w:rsid w:val="00F5121C"/>
    <w:rsid w:val="00F5256B"/>
    <w:rsid w:val="00F52D39"/>
    <w:rsid w:val="00F53C61"/>
    <w:rsid w:val="00F553AC"/>
    <w:rsid w:val="00F57BCA"/>
    <w:rsid w:val="00F60A12"/>
    <w:rsid w:val="00F61070"/>
    <w:rsid w:val="00F622AA"/>
    <w:rsid w:val="00F626CD"/>
    <w:rsid w:val="00F62B20"/>
    <w:rsid w:val="00F62F59"/>
    <w:rsid w:val="00F6428B"/>
    <w:rsid w:val="00F65790"/>
    <w:rsid w:val="00F704B4"/>
    <w:rsid w:val="00F71291"/>
    <w:rsid w:val="00F71E31"/>
    <w:rsid w:val="00F72CE2"/>
    <w:rsid w:val="00F73CE9"/>
    <w:rsid w:val="00F76838"/>
    <w:rsid w:val="00F76FAF"/>
    <w:rsid w:val="00F80743"/>
    <w:rsid w:val="00F81E43"/>
    <w:rsid w:val="00F83833"/>
    <w:rsid w:val="00F84F75"/>
    <w:rsid w:val="00F8621F"/>
    <w:rsid w:val="00F86254"/>
    <w:rsid w:val="00F86258"/>
    <w:rsid w:val="00F864F5"/>
    <w:rsid w:val="00F865F7"/>
    <w:rsid w:val="00F86C3D"/>
    <w:rsid w:val="00F910F1"/>
    <w:rsid w:val="00F91F42"/>
    <w:rsid w:val="00F92D0F"/>
    <w:rsid w:val="00F94869"/>
    <w:rsid w:val="00F949F2"/>
    <w:rsid w:val="00F96617"/>
    <w:rsid w:val="00F9677D"/>
    <w:rsid w:val="00F96A82"/>
    <w:rsid w:val="00F97312"/>
    <w:rsid w:val="00F9772E"/>
    <w:rsid w:val="00F97E16"/>
    <w:rsid w:val="00FA02F3"/>
    <w:rsid w:val="00FA030E"/>
    <w:rsid w:val="00FA0D74"/>
    <w:rsid w:val="00FA2BCF"/>
    <w:rsid w:val="00FA3215"/>
    <w:rsid w:val="00FA36DC"/>
    <w:rsid w:val="00FA40E2"/>
    <w:rsid w:val="00FA5591"/>
    <w:rsid w:val="00FA6F4F"/>
    <w:rsid w:val="00FA7264"/>
    <w:rsid w:val="00FB0CC7"/>
    <w:rsid w:val="00FB256F"/>
    <w:rsid w:val="00FB2892"/>
    <w:rsid w:val="00FB3720"/>
    <w:rsid w:val="00FB476B"/>
    <w:rsid w:val="00FB50B0"/>
    <w:rsid w:val="00FB5523"/>
    <w:rsid w:val="00FB63FA"/>
    <w:rsid w:val="00FB71E0"/>
    <w:rsid w:val="00FC10B6"/>
    <w:rsid w:val="00FC165E"/>
    <w:rsid w:val="00FC3B95"/>
    <w:rsid w:val="00FC3C27"/>
    <w:rsid w:val="00FC4485"/>
    <w:rsid w:val="00FC4C6C"/>
    <w:rsid w:val="00FC5D63"/>
    <w:rsid w:val="00FC6611"/>
    <w:rsid w:val="00FC676E"/>
    <w:rsid w:val="00FC755F"/>
    <w:rsid w:val="00FD03BA"/>
    <w:rsid w:val="00FD05C4"/>
    <w:rsid w:val="00FD166F"/>
    <w:rsid w:val="00FD2B6B"/>
    <w:rsid w:val="00FD2BC7"/>
    <w:rsid w:val="00FD42C9"/>
    <w:rsid w:val="00FD5921"/>
    <w:rsid w:val="00FD5C4C"/>
    <w:rsid w:val="00FD62B4"/>
    <w:rsid w:val="00FE135D"/>
    <w:rsid w:val="00FE1833"/>
    <w:rsid w:val="00FE1E93"/>
    <w:rsid w:val="00FE4A66"/>
    <w:rsid w:val="00FE7897"/>
    <w:rsid w:val="00FF1121"/>
    <w:rsid w:val="00FF1D6B"/>
    <w:rsid w:val="00FF3F34"/>
    <w:rsid w:val="00FF424E"/>
    <w:rsid w:val="00FF46FB"/>
    <w:rsid w:val="00FF57FB"/>
    <w:rsid w:val="00FF77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EA901D"/>
  <w15:docId w15:val="{1773C70E-A1EE-4449-AE54-EE4FAD741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EA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3608B7"/>
    <w:pPr>
      <w:keepNext/>
      <w:keepLines/>
      <w:shd w:val="clear" w:color="auto" w:fill="FFFFFF"/>
      <w:tabs>
        <w:tab w:val="left" w:pos="851"/>
      </w:tabs>
      <w:spacing w:line="360" w:lineRule="auto"/>
      <w:jc w:val="center"/>
      <w:outlineLvl w:val="0"/>
    </w:pPr>
    <w:rPr>
      <w:rFonts w:eastAsiaTheme="majorEastAsia"/>
      <w:b/>
      <w:color w:val="1B1B1B"/>
      <w:sz w:val="28"/>
      <w:szCs w:val="26"/>
      <w:lang w:val="vi-VN" w:eastAsia="ja-JP"/>
    </w:rPr>
  </w:style>
  <w:style w:type="paragraph" w:styleId="Heading2">
    <w:name w:val="heading 2"/>
    <w:basedOn w:val="Normal"/>
    <w:next w:val="Normal"/>
    <w:link w:val="Heading2Char"/>
    <w:autoRedefine/>
    <w:uiPriority w:val="9"/>
    <w:unhideWhenUsed/>
    <w:qFormat/>
    <w:rsid w:val="003608B7"/>
    <w:pPr>
      <w:keepNext/>
      <w:keepLines/>
      <w:tabs>
        <w:tab w:val="left" w:pos="851"/>
      </w:tabs>
      <w:spacing w:line="336" w:lineRule="auto"/>
      <w:jc w:val="both"/>
      <w:outlineLvl w:val="1"/>
    </w:pPr>
    <w:rPr>
      <w:rFonts w:eastAsiaTheme="majorEastAsia"/>
      <w:b/>
      <w:bCs/>
      <w:i/>
      <w:iCs/>
      <w:color w:val="000000" w:themeColor="text1"/>
      <w:sz w:val="26"/>
      <w:szCs w:val="26"/>
      <w:lang w:val="vi-VN" w:eastAsia="ja-JP"/>
    </w:rPr>
  </w:style>
  <w:style w:type="paragraph" w:styleId="Heading3">
    <w:name w:val="heading 3"/>
    <w:basedOn w:val="Normal"/>
    <w:next w:val="Normal"/>
    <w:link w:val="Heading3Char"/>
    <w:autoRedefine/>
    <w:uiPriority w:val="9"/>
    <w:unhideWhenUsed/>
    <w:qFormat/>
    <w:rsid w:val="004B3C58"/>
    <w:pPr>
      <w:keepNext/>
      <w:keepLines/>
      <w:spacing w:before="120" w:line="360" w:lineRule="auto"/>
      <w:jc w:val="both"/>
      <w:outlineLvl w:val="2"/>
    </w:pPr>
    <w:rPr>
      <w:rFonts w:eastAsiaTheme="majorEastAsia"/>
      <w:b/>
      <w:i/>
      <w:color w:val="000000"/>
      <w:sz w:val="26"/>
      <w:szCs w:val="26"/>
      <w:lang w:val="vi-VN" w:eastAsia="ja-JP"/>
    </w:rPr>
  </w:style>
  <w:style w:type="paragraph" w:styleId="Heading4">
    <w:name w:val="heading 4"/>
    <w:basedOn w:val="Normal"/>
    <w:next w:val="Normal"/>
    <w:link w:val="Heading4Char"/>
    <w:autoRedefine/>
    <w:uiPriority w:val="9"/>
    <w:unhideWhenUsed/>
    <w:qFormat/>
    <w:rsid w:val="0022136C"/>
    <w:pPr>
      <w:keepNext/>
      <w:keepLines/>
      <w:spacing w:before="120" w:line="360" w:lineRule="auto"/>
      <w:outlineLvl w:val="3"/>
    </w:pPr>
    <w:rPr>
      <w:rFonts w:eastAsiaTheme="majorEastAsia"/>
      <w:color w:val="000000"/>
      <w:sz w:val="26"/>
      <w:lang w:eastAsia="ja-JP"/>
    </w:rPr>
  </w:style>
  <w:style w:type="paragraph" w:styleId="Heading5">
    <w:name w:val="heading 5"/>
    <w:basedOn w:val="Normal"/>
    <w:next w:val="Normal"/>
    <w:link w:val="Heading5Char"/>
    <w:uiPriority w:val="9"/>
    <w:semiHidden/>
    <w:unhideWhenUsed/>
    <w:qFormat/>
    <w:rsid w:val="00D54F74"/>
    <w:pPr>
      <w:keepNext/>
      <w:keepLines/>
      <w:spacing w:before="80" w:after="40"/>
      <w:outlineLvl w:val="4"/>
    </w:pPr>
    <w:rPr>
      <w:rFonts w:eastAsiaTheme="majorEastAsia" w:cstheme="majorBidi"/>
      <w:color w:val="2F5496" w:themeColor="accent1" w:themeShade="BF"/>
      <w:lang w:eastAsia="ja-JP"/>
    </w:rPr>
  </w:style>
  <w:style w:type="paragraph" w:styleId="Heading6">
    <w:name w:val="heading 6"/>
    <w:basedOn w:val="Normal"/>
    <w:next w:val="Normal"/>
    <w:link w:val="Heading6Char"/>
    <w:uiPriority w:val="9"/>
    <w:semiHidden/>
    <w:unhideWhenUsed/>
    <w:qFormat/>
    <w:rsid w:val="00D54F74"/>
    <w:pPr>
      <w:keepNext/>
      <w:keepLines/>
      <w:spacing w:before="40"/>
      <w:outlineLvl w:val="5"/>
    </w:pPr>
    <w:rPr>
      <w:rFonts w:eastAsiaTheme="majorEastAsia" w:cstheme="majorBidi"/>
      <w:i/>
      <w:iCs/>
      <w:color w:val="595959" w:themeColor="text1" w:themeTint="A6"/>
      <w:lang w:eastAsia="ja-JP"/>
    </w:rPr>
  </w:style>
  <w:style w:type="paragraph" w:styleId="Heading7">
    <w:name w:val="heading 7"/>
    <w:basedOn w:val="Normal"/>
    <w:next w:val="Normal"/>
    <w:link w:val="Heading7Char"/>
    <w:uiPriority w:val="9"/>
    <w:semiHidden/>
    <w:unhideWhenUsed/>
    <w:qFormat/>
    <w:rsid w:val="00D54F74"/>
    <w:pPr>
      <w:keepNext/>
      <w:keepLines/>
      <w:spacing w:before="40"/>
      <w:outlineLvl w:val="6"/>
    </w:pPr>
    <w:rPr>
      <w:rFonts w:eastAsiaTheme="majorEastAsia" w:cstheme="majorBidi"/>
      <w:color w:val="595959" w:themeColor="text1" w:themeTint="A6"/>
      <w:lang w:eastAsia="ja-JP"/>
    </w:rPr>
  </w:style>
  <w:style w:type="paragraph" w:styleId="Heading8">
    <w:name w:val="heading 8"/>
    <w:basedOn w:val="Normal"/>
    <w:next w:val="Normal"/>
    <w:link w:val="Heading8Char"/>
    <w:uiPriority w:val="9"/>
    <w:semiHidden/>
    <w:unhideWhenUsed/>
    <w:qFormat/>
    <w:rsid w:val="00D54F74"/>
    <w:pPr>
      <w:keepNext/>
      <w:keepLines/>
      <w:outlineLvl w:val="7"/>
    </w:pPr>
    <w:rPr>
      <w:rFonts w:eastAsiaTheme="majorEastAsia" w:cstheme="majorBidi"/>
      <w:i/>
      <w:iCs/>
      <w:color w:val="272727" w:themeColor="text1" w:themeTint="D8"/>
      <w:lang w:eastAsia="ja-JP"/>
    </w:rPr>
  </w:style>
  <w:style w:type="paragraph" w:styleId="Heading9">
    <w:name w:val="heading 9"/>
    <w:basedOn w:val="Normal"/>
    <w:next w:val="Normal"/>
    <w:link w:val="Heading9Char"/>
    <w:uiPriority w:val="9"/>
    <w:semiHidden/>
    <w:unhideWhenUsed/>
    <w:qFormat/>
    <w:rsid w:val="00D54F74"/>
    <w:pPr>
      <w:keepNext/>
      <w:keepLines/>
      <w:outlineLvl w:val="8"/>
    </w:pPr>
    <w:rPr>
      <w:rFonts w:eastAsiaTheme="majorEastAsia" w:cstheme="majorBidi"/>
      <w:color w:val="272727" w:themeColor="text1" w:themeTint="D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8B7"/>
    <w:rPr>
      <w:rFonts w:ascii="Times New Roman" w:eastAsiaTheme="majorEastAsia" w:hAnsi="Times New Roman" w:cs="Times New Roman"/>
      <w:b/>
      <w:color w:val="1B1B1B"/>
      <w:sz w:val="28"/>
      <w:szCs w:val="26"/>
      <w:shd w:val="clear" w:color="auto" w:fill="FFFFFF"/>
      <w:lang w:val="vi-VN"/>
    </w:rPr>
  </w:style>
  <w:style w:type="character" w:customStyle="1" w:styleId="Heading2Char">
    <w:name w:val="Heading 2 Char"/>
    <w:basedOn w:val="DefaultParagraphFont"/>
    <w:link w:val="Heading2"/>
    <w:uiPriority w:val="9"/>
    <w:rsid w:val="003608B7"/>
    <w:rPr>
      <w:rFonts w:ascii="Times New Roman" w:eastAsiaTheme="majorEastAsia" w:hAnsi="Times New Roman" w:cs="Times New Roman"/>
      <w:b/>
      <w:bCs/>
      <w:i/>
      <w:iCs/>
      <w:color w:val="000000" w:themeColor="text1"/>
      <w:sz w:val="26"/>
      <w:szCs w:val="26"/>
      <w:lang w:val="vi-VN"/>
    </w:rPr>
  </w:style>
  <w:style w:type="character" w:customStyle="1" w:styleId="Heading3Char">
    <w:name w:val="Heading 3 Char"/>
    <w:basedOn w:val="DefaultParagraphFont"/>
    <w:link w:val="Heading3"/>
    <w:uiPriority w:val="9"/>
    <w:rsid w:val="004B3C58"/>
    <w:rPr>
      <w:rFonts w:ascii="Times New Roman" w:eastAsiaTheme="majorEastAsia" w:hAnsi="Times New Roman" w:cs="Times New Roman"/>
      <w:b/>
      <w:i/>
      <w:color w:val="000000"/>
      <w:sz w:val="26"/>
      <w:szCs w:val="26"/>
      <w:lang w:val="vi-VN"/>
    </w:rPr>
  </w:style>
  <w:style w:type="character" w:customStyle="1" w:styleId="Heading4Char">
    <w:name w:val="Heading 4 Char"/>
    <w:basedOn w:val="DefaultParagraphFont"/>
    <w:link w:val="Heading4"/>
    <w:uiPriority w:val="9"/>
    <w:rsid w:val="0022136C"/>
    <w:rPr>
      <w:rFonts w:ascii="Times New Roman" w:eastAsiaTheme="majorEastAsia" w:hAnsi="Times New Roman" w:cs="Times New Roman"/>
      <w:color w:val="000000"/>
      <w:sz w:val="26"/>
      <w:szCs w:val="24"/>
    </w:rPr>
  </w:style>
  <w:style w:type="character" w:customStyle="1" w:styleId="Heading5Char">
    <w:name w:val="Heading 5 Char"/>
    <w:basedOn w:val="DefaultParagraphFont"/>
    <w:link w:val="Heading5"/>
    <w:uiPriority w:val="9"/>
    <w:semiHidden/>
    <w:rsid w:val="00D54F74"/>
    <w:rPr>
      <w:rFonts w:ascii=".VnTime" w:eastAsiaTheme="majorEastAsia" w:hAnsi=".VnTime" w:cstheme="majorBidi"/>
      <w:noProof/>
      <w:color w:val="2F5496" w:themeColor="accent1" w:themeShade="BF"/>
      <w:sz w:val="24"/>
      <w:szCs w:val="24"/>
    </w:rPr>
  </w:style>
  <w:style w:type="character" w:customStyle="1" w:styleId="Heading6Char">
    <w:name w:val="Heading 6 Char"/>
    <w:basedOn w:val="DefaultParagraphFont"/>
    <w:link w:val="Heading6"/>
    <w:uiPriority w:val="9"/>
    <w:semiHidden/>
    <w:rsid w:val="00D54F74"/>
    <w:rPr>
      <w:rFonts w:ascii=".VnTime" w:eastAsiaTheme="majorEastAsia" w:hAnsi=".VnTime" w:cstheme="majorBidi"/>
      <w:i/>
      <w:iCs/>
      <w:noProof/>
      <w:color w:val="595959" w:themeColor="text1" w:themeTint="A6"/>
      <w:sz w:val="24"/>
      <w:szCs w:val="24"/>
    </w:rPr>
  </w:style>
  <w:style w:type="character" w:customStyle="1" w:styleId="Heading7Char">
    <w:name w:val="Heading 7 Char"/>
    <w:basedOn w:val="DefaultParagraphFont"/>
    <w:link w:val="Heading7"/>
    <w:uiPriority w:val="9"/>
    <w:semiHidden/>
    <w:rsid w:val="00D54F74"/>
    <w:rPr>
      <w:rFonts w:ascii=".VnTime" w:eastAsiaTheme="majorEastAsia" w:hAnsi=".VnTime" w:cstheme="majorBidi"/>
      <w:noProof/>
      <w:color w:val="595959" w:themeColor="text1" w:themeTint="A6"/>
      <w:sz w:val="24"/>
      <w:szCs w:val="24"/>
    </w:rPr>
  </w:style>
  <w:style w:type="character" w:customStyle="1" w:styleId="Heading8Char">
    <w:name w:val="Heading 8 Char"/>
    <w:basedOn w:val="DefaultParagraphFont"/>
    <w:link w:val="Heading8"/>
    <w:uiPriority w:val="9"/>
    <w:semiHidden/>
    <w:rsid w:val="00D54F74"/>
    <w:rPr>
      <w:rFonts w:ascii=".VnTime" w:eastAsiaTheme="majorEastAsia" w:hAnsi=".VnTime" w:cstheme="majorBidi"/>
      <w:i/>
      <w:iCs/>
      <w:noProof/>
      <w:color w:val="272727" w:themeColor="text1" w:themeTint="D8"/>
      <w:sz w:val="24"/>
      <w:szCs w:val="24"/>
    </w:rPr>
  </w:style>
  <w:style w:type="character" w:customStyle="1" w:styleId="Heading9Char">
    <w:name w:val="Heading 9 Char"/>
    <w:basedOn w:val="DefaultParagraphFont"/>
    <w:link w:val="Heading9"/>
    <w:uiPriority w:val="9"/>
    <w:semiHidden/>
    <w:rsid w:val="00D54F74"/>
    <w:rPr>
      <w:rFonts w:ascii=".VnTime" w:eastAsiaTheme="majorEastAsia" w:hAnsi=".VnTime" w:cstheme="majorBidi"/>
      <w:noProof/>
      <w:color w:val="272727" w:themeColor="text1" w:themeTint="D8"/>
      <w:sz w:val="24"/>
      <w:szCs w:val="24"/>
    </w:rPr>
  </w:style>
  <w:style w:type="paragraph" w:styleId="Title">
    <w:name w:val="Title"/>
    <w:basedOn w:val="Normal"/>
    <w:next w:val="Normal"/>
    <w:link w:val="TitleChar"/>
    <w:qFormat/>
    <w:rsid w:val="00D54F74"/>
    <w:pPr>
      <w:spacing w:after="80"/>
      <w:contextualSpacing/>
    </w:pPr>
    <w:rPr>
      <w:rFonts w:asciiTheme="majorHAnsi" w:eastAsiaTheme="majorEastAsia" w:hAnsiTheme="majorHAnsi" w:cstheme="majorBidi"/>
      <w:spacing w:val="-10"/>
      <w:kern w:val="28"/>
      <w:sz w:val="56"/>
      <w:szCs w:val="56"/>
      <w:lang w:eastAsia="ja-JP"/>
    </w:rPr>
  </w:style>
  <w:style w:type="character" w:customStyle="1" w:styleId="TitleChar">
    <w:name w:val="Title Char"/>
    <w:basedOn w:val="DefaultParagraphFont"/>
    <w:link w:val="Title"/>
    <w:rsid w:val="00D54F74"/>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54F74"/>
    <w:pPr>
      <w:numPr>
        <w:ilvl w:val="1"/>
      </w:numPr>
    </w:pPr>
    <w:rPr>
      <w:rFonts w:eastAsiaTheme="majorEastAsia"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sid w:val="00D54F74"/>
    <w:rPr>
      <w:rFonts w:ascii=".VnTime" w:eastAsiaTheme="majorEastAsia" w:hAnsi=".VnTime" w:cstheme="majorBidi"/>
      <w:noProof/>
      <w:color w:val="595959" w:themeColor="text1" w:themeTint="A6"/>
      <w:spacing w:val="15"/>
      <w:sz w:val="28"/>
      <w:szCs w:val="28"/>
    </w:rPr>
  </w:style>
  <w:style w:type="paragraph" w:styleId="Quote">
    <w:name w:val="Quote"/>
    <w:basedOn w:val="Normal"/>
    <w:next w:val="Normal"/>
    <w:link w:val="QuoteChar"/>
    <w:uiPriority w:val="29"/>
    <w:qFormat/>
    <w:rsid w:val="00D54F74"/>
    <w:pPr>
      <w:spacing w:before="160"/>
      <w:jc w:val="center"/>
    </w:pPr>
    <w:rPr>
      <w:i/>
      <w:iCs/>
      <w:color w:val="404040" w:themeColor="text1" w:themeTint="BF"/>
      <w:lang w:eastAsia="ja-JP"/>
    </w:rPr>
  </w:style>
  <w:style w:type="character" w:customStyle="1" w:styleId="QuoteChar">
    <w:name w:val="Quote Char"/>
    <w:basedOn w:val="DefaultParagraphFont"/>
    <w:link w:val="Quote"/>
    <w:uiPriority w:val="29"/>
    <w:rsid w:val="00D54F74"/>
    <w:rPr>
      <w:rFonts w:ascii=".VnTime" w:eastAsia="Times New Roman" w:hAnsi=".VnTime" w:cs="Times New Roman"/>
      <w:i/>
      <w:iCs/>
      <w:noProof/>
      <w:color w:val="404040" w:themeColor="text1" w:themeTint="BF"/>
      <w:sz w:val="24"/>
      <w:szCs w:val="24"/>
    </w:rPr>
  </w:style>
  <w:style w:type="paragraph" w:styleId="ListParagraph">
    <w:name w:val="List Paragraph"/>
    <w:basedOn w:val="Normal"/>
    <w:link w:val="ListParagraphChar"/>
    <w:uiPriority w:val="34"/>
    <w:qFormat/>
    <w:rsid w:val="00D54F74"/>
    <w:pPr>
      <w:ind w:left="720"/>
      <w:contextualSpacing/>
    </w:pPr>
    <w:rPr>
      <w:lang w:eastAsia="ja-JP"/>
    </w:rPr>
  </w:style>
  <w:style w:type="character" w:styleId="IntenseEmphasis">
    <w:name w:val="Intense Emphasis"/>
    <w:basedOn w:val="DefaultParagraphFont"/>
    <w:uiPriority w:val="21"/>
    <w:qFormat/>
    <w:rsid w:val="00D54F74"/>
    <w:rPr>
      <w:i/>
      <w:iCs/>
      <w:color w:val="2F5496" w:themeColor="accent1" w:themeShade="BF"/>
    </w:rPr>
  </w:style>
  <w:style w:type="paragraph" w:styleId="IntenseQuote">
    <w:name w:val="Intense Quote"/>
    <w:basedOn w:val="Normal"/>
    <w:next w:val="Normal"/>
    <w:link w:val="IntenseQuoteChar"/>
    <w:uiPriority w:val="30"/>
    <w:qFormat/>
    <w:rsid w:val="00D54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eastAsia="ja-JP"/>
    </w:rPr>
  </w:style>
  <w:style w:type="character" w:customStyle="1" w:styleId="IntenseQuoteChar">
    <w:name w:val="Intense Quote Char"/>
    <w:basedOn w:val="DefaultParagraphFont"/>
    <w:link w:val="IntenseQuote"/>
    <w:uiPriority w:val="30"/>
    <w:rsid w:val="00D54F74"/>
    <w:rPr>
      <w:rFonts w:ascii=".VnTime" w:eastAsia="Times New Roman" w:hAnsi=".VnTime" w:cs="Times New Roman"/>
      <w:i/>
      <w:iCs/>
      <w:noProof/>
      <w:color w:val="2F5496" w:themeColor="accent1" w:themeShade="BF"/>
      <w:sz w:val="24"/>
      <w:szCs w:val="24"/>
    </w:rPr>
  </w:style>
  <w:style w:type="character" w:styleId="IntenseReference">
    <w:name w:val="Intense Reference"/>
    <w:basedOn w:val="DefaultParagraphFont"/>
    <w:uiPriority w:val="32"/>
    <w:qFormat/>
    <w:rsid w:val="00D54F74"/>
    <w:rPr>
      <w:b/>
      <w:bCs/>
      <w:smallCaps/>
      <w:color w:val="2F5496" w:themeColor="accent1" w:themeShade="BF"/>
      <w:spacing w:val="5"/>
    </w:rPr>
  </w:style>
  <w:style w:type="paragraph" w:customStyle="1" w:styleId="1">
    <w:name w:val="1."/>
    <w:basedOn w:val="Normal"/>
    <w:qFormat/>
    <w:rsid w:val="00D54F74"/>
    <w:pPr>
      <w:spacing w:line="360" w:lineRule="auto"/>
      <w:jc w:val="center"/>
    </w:pPr>
    <w:rPr>
      <w:rFonts w:eastAsiaTheme="minorHAnsi"/>
      <w:b/>
      <w:sz w:val="28"/>
      <w:szCs w:val="28"/>
      <w:lang w:eastAsia="ja-JP"/>
    </w:rPr>
  </w:style>
  <w:style w:type="character" w:styleId="Hyperlink">
    <w:name w:val="Hyperlink"/>
    <w:basedOn w:val="DefaultParagraphFont"/>
    <w:uiPriority w:val="99"/>
    <w:unhideWhenUsed/>
    <w:rsid w:val="00D54F74"/>
    <w:rPr>
      <w:color w:val="0563C1" w:themeColor="hyperlink"/>
      <w:u w:val="single"/>
    </w:rPr>
  </w:style>
  <w:style w:type="paragraph" w:styleId="Bibliography">
    <w:name w:val="Bibliography"/>
    <w:basedOn w:val="Normal"/>
    <w:next w:val="Normal"/>
    <w:uiPriority w:val="37"/>
    <w:unhideWhenUsed/>
    <w:rsid w:val="00D54F74"/>
    <w:pPr>
      <w:tabs>
        <w:tab w:val="left" w:pos="264"/>
        <w:tab w:val="left" w:pos="380"/>
      </w:tabs>
      <w:spacing w:after="240"/>
      <w:ind w:left="384" w:hanging="384"/>
    </w:pPr>
    <w:rPr>
      <w:lang w:eastAsia="ja-JP"/>
    </w:rPr>
  </w:style>
  <w:style w:type="paragraph" w:styleId="Header">
    <w:name w:val="header"/>
    <w:basedOn w:val="Normal"/>
    <w:link w:val="HeaderChar"/>
    <w:uiPriority w:val="99"/>
    <w:unhideWhenUsed/>
    <w:rsid w:val="00D54F74"/>
    <w:pPr>
      <w:tabs>
        <w:tab w:val="center" w:pos="4513"/>
        <w:tab w:val="right" w:pos="9026"/>
      </w:tabs>
    </w:pPr>
    <w:rPr>
      <w:rFonts w:asciiTheme="minorHAnsi" w:eastAsiaTheme="minorHAnsi" w:hAnsiTheme="minorHAnsi" w:cstheme="minorBidi"/>
      <w:sz w:val="22"/>
      <w:szCs w:val="22"/>
      <w:lang w:val="vi-VN" w:eastAsia="ja-JP"/>
    </w:rPr>
  </w:style>
  <w:style w:type="character" w:customStyle="1" w:styleId="HeaderChar">
    <w:name w:val="Header Char"/>
    <w:basedOn w:val="DefaultParagraphFont"/>
    <w:link w:val="Header"/>
    <w:uiPriority w:val="99"/>
    <w:rsid w:val="00D54F74"/>
    <w:rPr>
      <w:noProof/>
      <w:lang w:val="vi-VN"/>
    </w:rPr>
  </w:style>
  <w:style w:type="paragraph" w:customStyle="1" w:styleId="2">
    <w:name w:val="2."/>
    <w:basedOn w:val="ListParagraph"/>
    <w:qFormat/>
    <w:rsid w:val="00D54F74"/>
    <w:pPr>
      <w:tabs>
        <w:tab w:val="left" w:pos="567"/>
      </w:tabs>
      <w:spacing w:line="360" w:lineRule="auto"/>
      <w:ind w:left="0"/>
      <w:contextualSpacing w:val="0"/>
    </w:pPr>
    <w:rPr>
      <w:b/>
      <w:sz w:val="28"/>
      <w:szCs w:val="28"/>
    </w:rPr>
  </w:style>
  <w:style w:type="paragraph" w:styleId="Caption">
    <w:name w:val="caption"/>
    <w:basedOn w:val="Normal"/>
    <w:next w:val="Normal"/>
    <w:autoRedefine/>
    <w:uiPriority w:val="35"/>
    <w:qFormat/>
    <w:rsid w:val="00CD74DF"/>
    <w:pPr>
      <w:keepNext/>
      <w:tabs>
        <w:tab w:val="left" w:pos="1830"/>
      </w:tabs>
      <w:spacing w:before="120" w:after="120" w:line="360" w:lineRule="auto"/>
      <w:jc w:val="center"/>
    </w:pPr>
    <w:rPr>
      <w:b/>
      <w:bCs/>
      <w:iCs/>
      <w:sz w:val="26"/>
      <w:szCs w:val="26"/>
      <w:lang w:val="vi-VN" w:eastAsia="ja-JP"/>
    </w:rPr>
  </w:style>
  <w:style w:type="table" w:styleId="LightGrid-Accent4">
    <w:name w:val="Light Grid Accent 4"/>
    <w:basedOn w:val="TableNormal"/>
    <w:uiPriority w:val="62"/>
    <w:rsid w:val="00D54F74"/>
    <w:pPr>
      <w:spacing w:after="0" w:line="240" w:lineRule="auto"/>
    </w:pPr>
    <w:rPr>
      <w:lang w:val="vi-V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paragraph" w:styleId="Footer">
    <w:name w:val="footer"/>
    <w:basedOn w:val="Normal"/>
    <w:link w:val="FooterChar"/>
    <w:uiPriority w:val="99"/>
    <w:unhideWhenUsed/>
    <w:rsid w:val="00D54F74"/>
    <w:pPr>
      <w:tabs>
        <w:tab w:val="center" w:pos="4680"/>
        <w:tab w:val="right" w:pos="9360"/>
      </w:tabs>
    </w:pPr>
    <w:rPr>
      <w:lang w:eastAsia="ja-JP"/>
    </w:rPr>
  </w:style>
  <w:style w:type="character" w:customStyle="1" w:styleId="FooterChar">
    <w:name w:val="Footer Char"/>
    <w:basedOn w:val="DefaultParagraphFont"/>
    <w:link w:val="Footer"/>
    <w:uiPriority w:val="99"/>
    <w:rsid w:val="00D54F74"/>
    <w:rPr>
      <w:rFonts w:ascii=".VnTime" w:eastAsia="Times New Roman" w:hAnsi=".VnTime" w:cs="Times New Roman"/>
      <w:noProof/>
      <w:sz w:val="24"/>
      <w:szCs w:val="24"/>
    </w:rPr>
  </w:style>
  <w:style w:type="paragraph" w:styleId="TableofFigures">
    <w:name w:val="table of figures"/>
    <w:basedOn w:val="Normal"/>
    <w:next w:val="Normal"/>
    <w:autoRedefine/>
    <w:uiPriority w:val="99"/>
    <w:unhideWhenUsed/>
    <w:rsid w:val="00D54F74"/>
    <w:rPr>
      <w:rFonts w:asciiTheme="minorHAnsi" w:hAnsiTheme="minorHAnsi" w:cstheme="minorHAnsi"/>
      <w:i/>
      <w:iCs/>
      <w:sz w:val="20"/>
      <w:szCs w:val="20"/>
      <w:lang w:eastAsia="ja-JP"/>
    </w:rPr>
  </w:style>
  <w:style w:type="paragraph" w:styleId="TOCHeading">
    <w:name w:val="TOC Heading"/>
    <w:basedOn w:val="Heading1"/>
    <w:next w:val="Normal"/>
    <w:uiPriority w:val="39"/>
    <w:unhideWhenUsed/>
    <w:qFormat/>
    <w:rsid w:val="00D54F74"/>
    <w:pPr>
      <w:spacing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B07865"/>
    <w:pPr>
      <w:tabs>
        <w:tab w:val="right" w:leader="dot" w:pos="8789"/>
      </w:tabs>
      <w:spacing w:line="360" w:lineRule="auto"/>
      <w:ind w:right="276"/>
      <w:jc w:val="both"/>
    </w:pPr>
    <w:rPr>
      <w:b/>
      <w:iCs/>
      <w:noProof/>
      <w:sz w:val="26"/>
      <w:szCs w:val="26"/>
      <w:lang w:eastAsia="ja-JP"/>
    </w:rPr>
  </w:style>
  <w:style w:type="paragraph" w:styleId="TOC2">
    <w:name w:val="toc 2"/>
    <w:basedOn w:val="Normal"/>
    <w:next w:val="Normal"/>
    <w:autoRedefine/>
    <w:uiPriority w:val="39"/>
    <w:unhideWhenUsed/>
    <w:rsid w:val="00D54F74"/>
    <w:pPr>
      <w:spacing w:before="120"/>
      <w:ind w:left="240"/>
    </w:pPr>
    <w:rPr>
      <w:rFonts w:asciiTheme="minorHAnsi" w:hAnsiTheme="minorHAnsi" w:cstheme="minorHAnsi"/>
      <w:b/>
      <w:bCs/>
      <w:sz w:val="22"/>
      <w:szCs w:val="22"/>
      <w:lang w:eastAsia="ja-JP"/>
    </w:rPr>
  </w:style>
  <w:style w:type="paragraph" w:styleId="TOC3">
    <w:name w:val="toc 3"/>
    <w:basedOn w:val="Normal"/>
    <w:next w:val="Normal"/>
    <w:autoRedefine/>
    <w:uiPriority w:val="39"/>
    <w:unhideWhenUsed/>
    <w:rsid w:val="00C971D9"/>
    <w:pPr>
      <w:tabs>
        <w:tab w:val="right" w:leader="dot" w:pos="8789"/>
      </w:tabs>
      <w:spacing w:line="360" w:lineRule="auto"/>
      <w:jc w:val="center"/>
    </w:pPr>
    <w:rPr>
      <w:b/>
      <w:bCs/>
      <w:sz w:val="28"/>
      <w:szCs w:val="26"/>
      <w:lang w:val="vi-VN" w:eastAsia="ja-JP"/>
    </w:rPr>
  </w:style>
  <w:style w:type="paragraph" w:styleId="EndnoteText">
    <w:name w:val="endnote text"/>
    <w:basedOn w:val="Normal"/>
    <w:link w:val="EndnoteTextChar"/>
    <w:uiPriority w:val="99"/>
    <w:semiHidden/>
    <w:unhideWhenUsed/>
    <w:rsid w:val="00D54F74"/>
    <w:rPr>
      <w:sz w:val="20"/>
      <w:szCs w:val="20"/>
      <w:lang w:eastAsia="ja-JP"/>
    </w:rPr>
  </w:style>
  <w:style w:type="character" w:customStyle="1" w:styleId="EndnoteTextChar">
    <w:name w:val="Endnote Text Char"/>
    <w:basedOn w:val="DefaultParagraphFont"/>
    <w:link w:val="EndnoteText"/>
    <w:uiPriority w:val="99"/>
    <w:semiHidden/>
    <w:rsid w:val="00D54F74"/>
    <w:rPr>
      <w:rFonts w:ascii=".VnTime" w:eastAsia="Times New Roman" w:hAnsi=".VnTime" w:cs="Times New Roman"/>
      <w:noProof/>
      <w:sz w:val="20"/>
      <w:szCs w:val="20"/>
    </w:rPr>
  </w:style>
  <w:style w:type="character" w:styleId="EndnoteReference">
    <w:name w:val="endnote reference"/>
    <w:basedOn w:val="DefaultParagraphFont"/>
    <w:uiPriority w:val="99"/>
    <w:semiHidden/>
    <w:unhideWhenUsed/>
    <w:rsid w:val="00D54F74"/>
    <w:rPr>
      <w:vertAlign w:val="superscript"/>
    </w:rPr>
  </w:style>
  <w:style w:type="table" w:styleId="TableGrid">
    <w:name w:val="Table Grid"/>
    <w:basedOn w:val="TableNormal"/>
    <w:uiPriority w:val="59"/>
    <w:rsid w:val="00D54F7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54F74"/>
    <w:rPr>
      <w:color w:val="605E5C"/>
      <w:shd w:val="clear" w:color="auto" w:fill="E1DFDD"/>
    </w:rPr>
  </w:style>
  <w:style w:type="paragraph" w:customStyle="1" w:styleId="EndNoteBibliographyTitle">
    <w:name w:val="EndNote Bibliography Title"/>
    <w:basedOn w:val="Normal"/>
    <w:link w:val="EndNoteBibliographyTitleChar"/>
    <w:rsid w:val="00D54F74"/>
    <w:pPr>
      <w:jc w:val="center"/>
    </w:pPr>
    <w:rPr>
      <w:sz w:val="26"/>
      <w:lang w:eastAsia="ja-JP"/>
    </w:rPr>
  </w:style>
  <w:style w:type="character" w:customStyle="1" w:styleId="EndNoteBibliographyTitleChar">
    <w:name w:val="EndNote Bibliography Title Char"/>
    <w:basedOn w:val="DefaultParagraphFont"/>
    <w:link w:val="EndNoteBibliographyTitle"/>
    <w:rsid w:val="00D54F74"/>
    <w:rPr>
      <w:rFonts w:ascii="Times New Roman" w:eastAsia="Times New Roman" w:hAnsi="Times New Roman" w:cs="Times New Roman"/>
      <w:noProof/>
      <w:sz w:val="26"/>
      <w:szCs w:val="24"/>
    </w:rPr>
  </w:style>
  <w:style w:type="paragraph" w:customStyle="1" w:styleId="EndNoteBibliography">
    <w:name w:val="EndNote Bibliography"/>
    <w:basedOn w:val="Normal"/>
    <w:link w:val="EndNoteBibliographyChar"/>
    <w:rsid w:val="00D54F74"/>
    <w:pPr>
      <w:spacing w:line="360" w:lineRule="auto"/>
    </w:pPr>
    <w:rPr>
      <w:sz w:val="26"/>
      <w:lang w:eastAsia="ja-JP"/>
    </w:rPr>
  </w:style>
  <w:style w:type="character" w:customStyle="1" w:styleId="EndNoteBibliographyChar">
    <w:name w:val="EndNote Bibliography Char"/>
    <w:basedOn w:val="DefaultParagraphFont"/>
    <w:link w:val="EndNoteBibliography"/>
    <w:rsid w:val="00D54F74"/>
    <w:rPr>
      <w:rFonts w:ascii="Times New Roman" w:eastAsia="Times New Roman" w:hAnsi="Times New Roman" w:cs="Times New Roman"/>
      <w:noProof/>
      <w:sz w:val="26"/>
      <w:szCs w:val="24"/>
    </w:rPr>
  </w:style>
  <w:style w:type="paragraph" w:styleId="Revision">
    <w:name w:val="Revision"/>
    <w:hidden/>
    <w:uiPriority w:val="99"/>
    <w:semiHidden/>
    <w:rsid w:val="00D54F74"/>
    <w:pPr>
      <w:spacing w:after="0" w:line="240" w:lineRule="auto"/>
    </w:pPr>
    <w:rPr>
      <w:rFonts w:ascii=".VnTime" w:eastAsia="Times New Roman" w:hAnsi=".VnTime" w:cs="Times New Roman"/>
      <w:sz w:val="24"/>
      <w:szCs w:val="24"/>
    </w:rPr>
  </w:style>
  <w:style w:type="character" w:styleId="CommentReference">
    <w:name w:val="annotation reference"/>
    <w:basedOn w:val="DefaultParagraphFont"/>
    <w:uiPriority w:val="99"/>
    <w:semiHidden/>
    <w:unhideWhenUsed/>
    <w:rsid w:val="00D54F74"/>
    <w:rPr>
      <w:sz w:val="16"/>
      <w:szCs w:val="16"/>
    </w:rPr>
  </w:style>
  <w:style w:type="paragraph" w:styleId="CommentText">
    <w:name w:val="annotation text"/>
    <w:basedOn w:val="Normal"/>
    <w:link w:val="CommentTextChar"/>
    <w:uiPriority w:val="99"/>
    <w:unhideWhenUsed/>
    <w:rsid w:val="00D54F74"/>
    <w:rPr>
      <w:sz w:val="20"/>
      <w:szCs w:val="20"/>
      <w:lang w:eastAsia="ja-JP"/>
    </w:rPr>
  </w:style>
  <w:style w:type="character" w:customStyle="1" w:styleId="CommentTextChar">
    <w:name w:val="Comment Text Char"/>
    <w:basedOn w:val="DefaultParagraphFont"/>
    <w:link w:val="CommentText"/>
    <w:uiPriority w:val="99"/>
    <w:rsid w:val="00D54F74"/>
    <w:rPr>
      <w:rFonts w:ascii=".VnTime" w:eastAsia="Times New Roman" w:hAnsi=".VnTime" w:cs="Times New Roman"/>
      <w:noProof/>
      <w:sz w:val="20"/>
      <w:szCs w:val="20"/>
    </w:rPr>
  </w:style>
  <w:style w:type="paragraph" w:styleId="CommentSubject">
    <w:name w:val="annotation subject"/>
    <w:basedOn w:val="CommentText"/>
    <w:next w:val="CommentText"/>
    <w:link w:val="CommentSubjectChar"/>
    <w:uiPriority w:val="99"/>
    <w:semiHidden/>
    <w:unhideWhenUsed/>
    <w:rsid w:val="00D54F74"/>
    <w:rPr>
      <w:b/>
      <w:bCs/>
    </w:rPr>
  </w:style>
  <w:style w:type="character" w:customStyle="1" w:styleId="CommentSubjectChar">
    <w:name w:val="Comment Subject Char"/>
    <w:basedOn w:val="CommentTextChar"/>
    <w:link w:val="CommentSubject"/>
    <w:uiPriority w:val="99"/>
    <w:semiHidden/>
    <w:rsid w:val="00D54F74"/>
    <w:rPr>
      <w:rFonts w:ascii=".VnTime" w:eastAsia="Times New Roman" w:hAnsi=".VnTime" w:cs="Times New Roman"/>
      <w:b/>
      <w:bCs/>
      <w:noProof/>
      <w:sz w:val="20"/>
      <w:szCs w:val="20"/>
    </w:rPr>
  </w:style>
  <w:style w:type="character" w:styleId="Emphasis">
    <w:name w:val="Emphasis"/>
    <w:basedOn w:val="DefaultParagraphFont"/>
    <w:uiPriority w:val="20"/>
    <w:qFormat/>
    <w:rsid w:val="00B610CA"/>
    <w:rPr>
      <w:i/>
      <w:iCs/>
    </w:rPr>
  </w:style>
  <w:style w:type="character" w:styleId="Strong">
    <w:name w:val="Strong"/>
    <w:basedOn w:val="DefaultParagraphFont"/>
    <w:uiPriority w:val="22"/>
    <w:qFormat/>
    <w:rsid w:val="00711399"/>
    <w:rPr>
      <w:b/>
      <w:bCs/>
    </w:rPr>
  </w:style>
  <w:style w:type="character" w:customStyle="1" w:styleId="a-text-bold">
    <w:name w:val="a-text-bold"/>
    <w:basedOn w:val="DefaultParagraphFont"/>
    <w:rsid w:val="00874F15"/>
  </w:style>
  <w:style w:type="character" w:customStyle="1" w:styleId="fontstyle01">
    <w:name w:val="fontstyle01"/>
    <w:basedOn w:val="DefaultParagraphFont"/>
    <w:rsid w:val="00D207F3"/>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D207F3"/>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C82D58"/>
    <w:rPr>
      <w:rFonts w:ascii="MinionPro-It" w:hAnsi="MinionPro-It" w:hint="default"/>
      <w:b w:val="0"/>
      <w:bCs w:val="0"/>
      <w:i w:val="0"/>
      <w:iCs w:val="0"/>
      <w:color w:val="242021"/>
      <w:sz w:val="22"/>
      <w:szCs w:val="22"/>
    </w:rPr>
  </w:style>
  <w:style w:type="character" w:customStyle="1" w:styleId="fontstyle41">
    <w:name w:val="fontstyle41"/>
    <w:basedOn w:val="DefaultParagraphFont"/>
    <w:rsid w:val="00C82D58"/>
    <w:rPr>
      <w:rFonts w:ascii="TimesNewRomanPSMT" w:hAnsi="TimesNewRomanPSMT" w:hint="default"/>
      <w:b w:val="0"/>
      <w:bCs w:val="0"/>
      <w:i w:val="0"/>
      <w:iCs w:val="0"/>
      <w:color w:val="242021"/>
      <w:sz w:val="22"/>
      <w:szCs w:val="22"/>
    </w:rPr>
  </w:style>
  <w:style w:type="character" w:customStyle="1" w:styleId="authors-list-item">
    <w:name w:val="authors-list-item"/>
    <w:basedOn w:val="DefaultParagraphFont"/>
    <w:rsid w:val="00376A0F"/>
  </w:style>
  <w:style w:type="character" w:customStyle="1" w:styleId="author-sup-separator">
    <w:name w:val="author-sup-separator"/>
    <w:basedOn w:val="DefaultParagraphFont"/>
    <w:rsid w:val="00376A0F"/>
  </w:style>
  <w:style w:type="character" w:customStyle="1" w:styleId="comma">
    <w:name w:val="comma"/>
    <w:basedOn w:val="DefaultParagraphFont"/>
    <w:rsid w:val="00376A0F"/>
  </w:style>
  <w:style w:type="character" w:customStyle="1" w:styleId="Title1">
    <w:name w:val="Title1"/>
    <w:basedOn w:val="DefaultParagraphFont"/>
    <w:rsid w:val="00376A0F"/>
  </w:style>
  <w:style w:type="character" w:customStyle="1" w:styleId="identifier">
    <w:name w:val="identifier"/>
    <w:basedOn w:val="DefaultParagraphFont"/>
    <w:rsid w:val="00376A0F"/>
  </w:style>
  <w:style w:type="character" w:customStyle="1" w:styleId="id-label">
    <w:name w:val="id-label"/>
    <w:basedOn w:val="DefaultParagraphFont"/>
    <w:rsid w:val="00376A0F"/>
  </w:style>
  <w:style w:type="character" w:customStyle="1" w:styleId="title-text">
    <w:name w:val="title-text"/>
    <w:basedOn w:val="DefaultParagraphFont"/>
    <w:rsid w:val="00EB656F"/>
  </w:style>
  <w:style w:type="character" w:customStyle="1" w:styleId="ref-journal">
    <w:name w:val="ref-journal"/>
    <w:basedOn w:val="DefaultParagraphFont"/>
    <w:rsid w:val="006D00A7"/>
  </w:style>
  <w:style w:type="character" w:customStyle="1" w:styleId="ref-vol">
    <w:name w:val="ref-vol"/>
    <w:basedOn w:val="DefaultParagraphFont"/>
    <w:rsid w:val="006D00A7"/>
  </w:style>
  <w:style w:type="character" w:customStyle="1" w:styleId="mw-page-title-main">
    <w:name w:val="mw-page-title-main"/>
    <w:basedOn w:val="DefaultParagraphFont"/>
    <w:rsid w:val="00B40A70"/>
  </w:style>
  <w:style w:type="paragraph" w:customStyle="1" w:styleId="html-x">
    <w:name w:val="html-x"/>
    <w:basedOn w:val="Normal"/>
    <w:rsid w:val="00815835"/>
    <w:pPr>
      <w:spacing w:before="100" w:beforeAutospacing="1" w:after="100" w:afterAutospacing="1"/>
    </w:pPr>
    <w:rPr>
      <w:lang w:eastAsia="ja-JP"/>
    </w:rPr>
  </w:style>
  <w:style w:type="character" w:customStyle="1" w:styleId="html-italic">
    <w:name w:val="html-italic"/>
    <w:basedOn w:val="DefaultParagraphFont"/>
    <w:rsid w:val="00815835"/>
  </w:style>
  <w:style w:type="paragraph" w:customStyle="1" w:styleId="html-xx">
    <w:name w:val="html-xx"/>
    <w:basedOn w:val="Normal"/>
    <w:rsid w:val="00E60232"/>
    <w:pPr>
      <w:spacing w:before="100" w:beforeAutospacing="1" w:after="100" w:afterAutospacing="1"/>
    </w:pPr>
    <w:rPr>
      <w:lang w:eastAsia="ja-JP"/>
    </w:rPr>
  </w:style>
  <w:style w:type="character" w:customStyle="1" w:styleId="sr-only">
    <w:name w:val="sr-only"/>
    <w:basedOn w:val="DefaultParagraphFont"/>
    <w:rsid w:val="00341301"/>
  </w:style>
  <w:style w:type="character" w:customStyle="1" w:styleId="react-xocs-alternative-link">
    <w:name w:val="react-xocs-alternative-link"/>
    <w:basedOn w:val="DefaultParagraphFont"/>
    <w:rsid w:val="00341301"/>
  </w:style>
  <w:style w:type="character" w:customStyle="1" w:styleId="given-name">
    <w:name w:val="given-name"/>
    <w:basedOn w:val="DefaultParagraphFont"/>
    <w:rsid w:val="00341301"/>
  </w:style>
  <w:style w:type="character" w:customStyle="1" w:styleId="text">
    <w:name w:val="text"/>
    <w:basedOn w:val="DefaultParagraphFont"/>
    <w:rsid w:val="00341301"/>
  </w:style>
  <w:style w:type="character" w:customStyle="1" w:styleId="order">
    <w:name w:val="order"/>
    <w:basedOn w:val="DefaultParagraphFont"/>
    <w:rsid w:val="007D76C2"/>
  </w:style>
  <w:style w:type="character" w:customStyle="1" w:styleId="inlineblock">
    <w:name w:val="inlineblock"/>
    <w:basedOn w:val="DefaultParagraphFont"/>
    <w:rsid w:val="00C7502D"/>
  </w:style>
  <w:style w:type="paragraph" w:customStyle="1" w:styleId="ABCTable">
    <w:name w:val="ABC_Table"/>
    <w:basedOn w:val="Normal"/>
    <w:link w:val="ABCTableChar"/>
    <w:qFormat/>
    <w:rsid w:val="00FE1833"/>
    <w:pPr>
      <w:spacing w:before="80"/>
      <w:jc w:val="center"/>
    </w:pPr>
    <w:rPr>
      <w:rFonts w:asciiTheme="minorHAnsi" w:eastAsiaTheme="minorHAnsi" w:hAnsiTheme="minorHAnsi" w:cstheme="minorHAnsi"/>
      <w:color w:val="000000" w:themeColor="text1"/>
      <w:sz w:val="18"/>
      <w:szCs w:val="18"/>
      <w:lang w:val="vi" w:eastAsia="ja-JP"/>
    </w:rPr>
  </w:style>
  <w:style w:type="character" w:customStyle="1" w:styleId="ABCTableChar">
    <w:name w:val="ABC_Table Char"/>
    <w:basedOn w:val="DefaultParagraphFont"/>
    <w:link w:val="ABCTable"/>
    <w:rsid w:val="00FE1833"/>
    <w:rPr>
      <w:rFonts w:cstheme="minorHAnsi"/>
      <w:color w:val="000000" w:themeColor="text1"/>
      <w:sz w:val="18"/>
      <w:szCs w:val="18"/>
      <w:lang w:val="vi"/>
    </w:rPr>
  </w:style>
  <w:style w:type="paragraph" w:customStyle="1" w:styleId="a">
    <w:name w:val="."/>
    <w:basedOn w:val="Normal"/>
    <w:qFormat/>
    <w:rsid w:val="00CC74D8"/>
    <w:pPr>
      <w:spacing w:line="360" w:lineRule="auto"/>
      <w:jc w:val="center"/>
    </w:pPr>
    <w:rPr>
      <w:rFonts w:eastAsiaTheme="minorHAnsi"/>
      <w:i/>
      <w:sz w:val="28"/>
      <w:lang w:eastAsia="ja-JP"/>
    </w:rPr>
  </w:style>
  <w:style w:type="paragraph" w:customStyle="1" w:styleId="D">
    <w:name w:val="D."/>
    <w:basedOn w:val="Normal"/>
    <w:qFormat/>
    <w:rsid w:val="00CC74D8"/>
    <w:pPr>
      <w:spacing w:line="360" w:lineRule="auto"/>
      <w:jc w:val="center"/>
    </w:pPr>
    <w:rPr>
      <w:b/>
      <w:i/>
      <w:sz w:val="26"/>
      <w:lang w:eastAsia="ja-JP"/>
    </w:rPr>
  </w:style>
  <w:style w:type="table" w:customStyle="1" w:styleId="PlainTable21">
    <w:name w:val="Plain Table 21"/>
    <w:basedOn w:val="TableNormal"/>
    <w:uiPriority w:val="99"/>
    <w:rsid w:val="00986D55"/>
    <w:pPr>
      <w:spacing w:after="0" w:line="240" w:lineRule="auto"/>
    </w:pPr>
    <w:rPr>
      <w:rFonts w:eastAsiaTheme="minorEastAsi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14649E"/>
    <w:rPr>
      <w:color w:val="808080"/>
    </w:rPr>
  </w:style>
  <w:style w:type="paragraph" w:customStyle="1" w:styleId="BulletPointsHeading2Secondary">
    <w:name w:val="Bullet Points Heading 2 Secondary"/>
    <w:basedOn w:val="ListParagraph"/>
    <w:link w:val="BulletPointsHeading2SecondaryChar"/>
    <w:rsid w:val="00C73A24"/>
    <w:pPr>
      <w:numPr>
        <w:ilvl w:val="1"/>
        <w:numId w:val="2"/>
      </w:numPr>
      <w:jc w:val="both"/>
    </w:pPr>
    <w:rPr>
      <w:rFonts w:asciiTheme="minorHAnsi" w:eastAsiaTheme="minorHAnsi" w:hAnsiTheme="minorHAnsi" w:cs="Arial"/>
      <w:color w:val="000000" w:themeColor="text1"/>
      <w:sz w:val="22"/>
      <w:szCs w:val="20"/>
      <w:lang w:val="vi"/>
    </w:rPr>
  </w:style>
  <w:style w:type="character" w:customStyle="1" w:styleId="BulletPointsHeading2SecondaryChar">
    <w:name w:val="Bullet Points Heading 2 Secondary Char"/>
    <w:basedOn w:val="DefaultParagraphFont"/>
    <w:link w:val="BulletPointsHeading2Secondary"/>
    <w:rsid w:val="00C73A24"/>
    <w:rPr>
      <w:rFonts w:cs="Arial"/>
      <w:color w:val="000000" w:themeColor="text1"/>
      <w:szCs w:val="20"/>
      <w:lang w:val="vi" w:eastAsia="ja-JP"/>
    </w:rPr>
  </w:style>
  <w:style w:type="paragraph" w:customStyle="1" w:styleId="PrimaryBullet">
    <w:name w:val="Primary Bullet"/>
    <w:basedOn w:val="ListParagraph"/>
    <w:qFormat/>
    <w:rsid w:val="00C73A24"/>
    <w:pPr>
      <w:numPr>
        <w:numId w:val="3"/>
      </w:numPr>
      <w:spacing w:after="80" w:line="360" w:lineRule="auto"/>
      <w:jc w:val="both"/>
    </w:pPr>
    <w:rPr>
      <w:rFonts w:asciiTheme="minorHAnsi" w:eastAsiaTheme="minorHAnsi" w:hAnsiTheme="minorHAnsi" w:cs="Arial"/>
      <w:color w:val="000000" w:themeColor="text1"/>
      <w:sz w:val="22"/>
      <w:szCs w:val="20"/>
      <w:lang w:val="vi"/>
    </w:rPr>
  </w:style>
  <w:style w:type="character" w:customStyle="1" w:styleId="ListParagraphChar">
    <w:name w:val="List Paragraph Char"/>
    <w:basedOn w:val="DefaultParagraphFont"/>
    <w:link w:val="ListParagraph"/>
    <w:uiPriority w:val="34"/>
    <w:rsid w:val="00C73A24"/>
    <w:rPr>
      <w:rFonts w:ascii=".VnTime" w:eastAsia="Times New Roman" w:hAnsi=".VnTime" w:cs="Times New Roman"/>
      <w:noProof/>
      <w:sz w:val="24"/>
      <w:szCs w:val="24"/>
    </w:rPr>
  </w:style>
  <w:style w:type="paragraph" w:customStyle="1" w:styleId="TableBullet">
    <w:name w:val="Table Bullet"/>
    <w:basedOn w:val="PrimaryBullet"/>
    <w:link w:val="TableBulletChar"/>
    <w:qFormat/>
    <w:rsid w:val="00C73A24"/>
    <w:pPr>
      <w:spacing w:after="0" w:line="240" w:lineRule="auto"/>
    </w:pPr>
  </w:style>
  <w:style w:type="character" w:customStyle="1" w:styleId="TableBulletChar">
    <w:name w:val="Table Bullet Char"/>
    <w:basedOn w:val="DefaultParagraphFont"/>
    <w:link w:val="TableBullet"/>
    <w:rsid w:val="00C73A24"/>
    <w:rPr>
      <w:rFonts w:cs="Arial"/>
      <w:color w:val="000000" w:themeColor="text1"/>
      <w:szCs w:val="20"/>
      <w:lang w:val="vi" w:eastAsia="ja-JP"/>
    </w:rPr>
  </w:style>
  <w:style w:type="paragraph" w:customStyle="1" w:styleId="MainPrimaryBullet">
    <w:name w:val="Main Primary Bullet"/>
    <w:basedOn w:val="ListParagraph"/>
    <w:qFormat/>
    <w:rsid w:val="00C73A24"/>
    <w:pPr>
      <w:numPr>
        <w:numId w:val="4"/>
      </w:numPr>
      <w:spacing w:before="40"/>
      <w:ind w:left="851"/>
      <w:jc w:val="both"/>
    </w:pPr>
    <w:rPr>
      <w:rFonts w:asciiTheme="minorHAnsi" w:eastAsiaTheme="minorEastAsia" w:hAnsiTheme="minorHAnsi" w:cs="Arial"/>
      <w:color w:val="000000" w:themeColor="text1"/>
      <w:sz w:val="22"/>
      <w:szCs w:val="20"/>
      <w:lang w:val="vi"/>
    </w:rPr>
  </w:style>
  <w:style w:type="paragraph" w:customStyle="1" w:styleId="MainTertiarybullet">
    <w:name w:val="Main Tertiary bullet"/>
    <w:basedOn w:val="MainPrimaryBullet"/>
    <w:qFormat/>
    <w:rsid w:val="00C73A24"/>
    <w:pPr>
      <w:numPr>
        <w:ilvl w:val="2"/>
      </w:numPr>
      <w:spacing w:before="0"/>
      <w:ind w:left="1701"/>
    </w:pPr>
  </w:style>
  <w:style w:type="paragraph" w:customStyle="1" w:styleId="MainSecondaryBullet">
    <w:name w:val="Main Secondary Bullet"/>
    <w:basedOn w:val="MainPrimaryBullet"/>
    <w:qFormat/>
    <w:rsid w:val="00C73A24"/>
    <w:pPr>
      <w:numPr>
        <w:ilvl w:val="1"/>
      </w:numPr>
      <w:ind w:left="1134" w:hanging="283"/>
    </w:pPr>
  </w:style>
  <w:style w:type="paragraph" w:customStyle="1" w:styleId="Tablesecondary">
    <w:name w:val="Table secondary"/>
    <w:basedOn w:val="TableBullet"/>
    <w:link w:val="TablesecondaryChar"/>
    <w:qFormat/>
    <w:rsid w:val="00C73A24"/>
    <w:pPr>
      <w:numPr>
        <w:ilvl w:val="1"/>
      </w:numPr>
    </w:pPr>
  </w:style>
  <w:style w:type="character" w:customStyle="1" w:styleId="TablesecondaryChar">
    <w:name w:val="Table secondary Char"/>
    <w:basedOn w:val="DefaultParagraphFont"/>
    <w:link w:val="Tablesecondary"/>
    <w:rsid w:val="00C73A24"/>
    <w:rPr>
      <w:rFonts w:cs="Arial"/>
      <w:color w:val="000000" w:themeColor="text1"/>
      <w:szCs w:val="20"/>
      <w:lang w:val="vi" w:eastAsia="ja-JP"/>
    </w:rPr>
  </w:style>
  <w:style w:type="character" w:customStyle="1" w:styleId="apple-converted-space">
    <w:name w:val="apple-converted-space"/>
    <w:basedOn w:val="DefaultParagraphFont"/>
    <w:rsid w:val="009766D9"/>
  </w:style>
  <w:style w:type="character" w:styleId="FollowedHyperlink">
    <w:name w:val="FollowedHyperlink"/>
    <w:basedOn w:val="DefaultParagraphFont"/>
    <w:uiPriority w:val="99"/>
    <w:semiHidden/>
    <w:unhideWhenUsed/>
    <w:rsid w:val="00256556"/>
    <w:rPr>
      <w:color w:val="954F72" w:themeColor="followedHyperlink"/>
      <w:u w:val="single"/>
    </w:rPr>
  </w:style>
  <w:style w:type="paragraph" w:styleId="TOC4">
    <w:name w:val="toc 4"/>
    <w:basedOn w:val="Normal"/>
    <w:next w:val="Normal"/>
    <w:autoRedefine/>
    <w:uiPriority w:val="39"/>
    <w:unhideWhenUsed/>
    <w:rsid w:val="005741F4"/>
    <w:pPr>
      <w:ind w:left="720"/>
    </w:pPr>
    <w:rPr>
      <w:rFonts w:asciiTheme="minorHAnsi" w:hAnsiTheme="minorHAnsi" w:cstheme="minorHAnsi"/>
      <w:sz w:val="20"/>
      <w:szCs w:val="20"/>
      <w:lang w:eastAsia="ja-JP"/>
    </w:rPr>
  </w:style>
  <w:style w:type="paragraph" w:styleId="TOC5">
    <w:name w:val="toc 5"/>
    <w:basedOn w:val="Normal"/>
    <w:next w:val="Normal"/>
    <w:autoRedefine/>
    <w:uiPriority w:val="39"/>
    <w:unhideWhenUsed/>
    <w:rsid w:val="005741F4"/>
    <w:pPr>
      <w:ind w:left="960"/>
    </w:pPr>
    <w:rPr>
      <w:rFonts w:asciiTheme="minorHAnsi" w:hAnsiTheme="minorHAnsi" w:cstheme="minorHAnsi"/>
      <w:sz w:val="20"/>
      <w:szCs w:val="20"/>
      <w:lang w:eastAsia="ja-JP"/>
    </w:rPr>
  </w:style>
  <w:style w:type="paragraph" w:styleId="TOC6">
    <w:name w:val="toc 6"/>
    <w:basedOn w:val="Normal"/>
    <w:next w:val="Normal"/>
    <w:autoRedefine/>
    <w:uiPriority w:val="39"/>
    <w:unhideWhenUsed/>
    <w:rsid w:val="005741F4"/>
    <w:pPr>
      <w:ind w:left="1200"/>
    </w:pPr>
    <w:rPr>
      <w:rFonts w:asciiTheme="minorHAnsi" w:hAnsiTheme="minorHAnsi" w:cstheme="minorHAnsi"/>
      <w:sz w:val="20"/>
      <w:szCs w:val="20"/>
      <w:lang w:eastAsia="ja-JP"/>
    </w:rPr>
  </w:style>
  <w:style w:type="paragraph" w:styleId="TOC7">
    <w:name w:val="toc 7"/>
    <w:basedOn w:val="Normal"/>
    <w:next w:val="Normal"/>
    <w:autoRedefine/>
    <w:uiPriority w:val="39"/>
    <w:semiHidden/>
    <w:unhideWhenUsed/>
    <w:rsid w:val="005741F4"/>
    <w:pPr>
      <w:ind w:left="1440"/>
    </w:pPr>
    <w:rPr>
      <w:rFonts w:asciiTheme="minorHAnsi" w:hAnsiTheme="minorHAnsi" w:cstheme="minorHAnsi"/>
      <w:sz w:val="20"/>
      <w:szCs w:val="20"/>
      <w:lang w:eastAsia="ja-JP"/>
    </w:rPr>
  </w:style>
  <w:style w:type="paragraph" w:styleId="TOC8">
    <w:name w:val="toc 8"/>
    <w:basedOn w:val="Normal"/>
    <w:next w:val="Normal"/>
    <w:autoRedefine/>
    <w:uiPriority w:val="39"/>
    <w:semiHidden/>
    <w:unhideWhenUsed/>
    <w:rsid w:val="005741F4"/>
    <w:pPr>
      <w:ind w:left="1680"/>
    </w:pPr>
    <w:rPr>
      <w:rFonts w:asciiTheme="minorHAnsi" w:hAnsiTheme="minorHAnsi" w:cstheme="minorHAnsi"/>
      <w:sz w:val="20"/>
      <w:szCs w:val="20"/>
      <w:lang w:eastAsia="ja-JP"/>
    </w:rPr>
  </w:style>
  <w:style w:type="paragraph" w:styleId="TOC9">
    <w:name w:val="toc 9"/>
    <w:basedOn w:val="Normal"/>
    <w:next w:val="Normal"/>
    <w:autoRedefine/>
    <w:uiPriority w:val="39"/>
    <w:semiHidden/>
    <w:unhideWhenUsed/>
    <w:rsid w:val="005741F4"/>
    <w:pPr>
      <w:ind w:left="1920"/>
    </w:pPr>
    <w:rPr>
      <w:rFonts w:asciiTheme="minorHAnsi" w:hAnsiTheme="minorHAnsi" w:cstheme="minorHAnsi"/>
      <w:sz w:val="20"/>
      <w:szCs w:val="20"/>
      <w:lang w:eastAsia="ja-JP"/>
    </w:rPr>
  </w:style>
  <w:style w:type="table" w:customStyle="1" w:styleId="TableGridLight1">
    <w:name w:val="Table Grid Light1"/>
    <w:basedOn w:val="TableNormal"/>
    <w:uiPriority w:val="40"/>
    <w:rsid w:val="000D35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0D35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1">
    <w:name w:val="Plain Table 41"/>
    <w:basedOn w:val="TableNormal"/>
    <w:uiPriority w:val="44"/>
    <w:rsid w:val="000D35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B7B0B"/>
  </w:style>
  <w:style w:type="paragraph" w:customStyle="1" w:styleId="Danhmucbang">
    <w:name w:val="Danh muc bang"/>
    <w:basedOn w:val="Caption"/>
    <w:qFormat/>
    <w:rsid w:val="00E07315"/>
    <w:rPr>
      <w:i/>
    </w:rPr>
  </w:style>
  <w:style w:type="paragraph" w:customStyle="1" w:styleId="BIU">
    <w:name w:val="BIỂU ĐỒ"/>
    <w:basedOn w:val="Normal"/>
    <w:qFormat/>
    <w:rsid w:val="00E07315"/>
    <w:pPr>
      <w:spacing w:line="360" w:lineRule="auto"/>
      <w:jc w:val="center"/>
    </w:pPr>
    <w:rPr>
      <w:b/>
      <w:bCs/>
      <w:i/>
      <w:sz w:val="26"/>
      <w:szCs w:val="26"/>
      <w:lang w:eastAsia="ja-JP"/>
    </w:rPr>
  </w:style>
  <w:style w:type="paragraph" w:customStyle="1" w:styleId="HNH">
    <w:name w:val="HÌNH"/>
    <w:basedOn w:val="Normal"/>
    <w:qFormat/>
    <w:rsid w:val="00E07315"/>
    <w:pPr>
      <w:spacing w:line="360" w:lineRule="auto"/>
      <w:jc w:val="center"/>
    </w:pPr>
    <w:rPr>
      <w:b/>
      <w:bCs/>
      <w:i/>
      <w:sz w:val="26"/>
      <w:szCs w:val="26"/>
      <w:lang w:eastAsia="ja-JP"/>
    </w:rPr>
  </w:style>
  <w:style w:type="paragraph" w:styleId="NoSpacing">
    <w:name w:val="No Spacing"/>
    <w:uiPriority w:val="1"/>
    <w:qFormat/>
    <w:rsid w:val="003855F4"/>
    <w:pPr>
      <w:spacing w:after="0" w:line="240" w:lineRule="auto"/>
    </w:pPr>
    <w:rPr>
      <w:rFonts w:eastAsiaTheme="minorEastAsia"/>
      <w:lang w:eastAsia="zh-CN"/>
    </w:rPr>
  </w:style>
  <w:style w:type="paragraph" w:styleId="NormalWeb">
    <w:name w:val="Normal (Web)"/>
    <w:basedOn w:val="Normal"/>
    <w:uiPriority w:val="99"/>
    <w:unhideWhenUsed/>
    <w:qFormat/>
    <w:rsid w:val="00226F64"/>
    <w:pPr>
      <w:spacing w:before="100" w:beforeAutospacing="1" w:after="100" w:afterAutospacing="1"/>
    </w:pPr>
    <w:rPr>
      <w:lang w:eastAsia="ja-JP"/>
    </w:rPr>
  </w:style>
  <w:style w:type="paragraph" w:customStyle="1" w:styleId="p1">
    <w:name w:val="p1"/>
    <w:basedOn w:val="Normal"/>
    <w:rsid w:val="006869D5"/>
    <w:rPr>
      <w:rFonts w:ascii="Helvetica" w:hAnsi="Helvetica"/>
      <w:color w:val="000000"/>
      <w:sz w:val="17"/>
      <w:szCs w:val="17"/>
      <w:lang w:eastAsia="ja-JP"/>
    </w:rPr>
  </w:style>
  <w:style w:type="table" w:customStyle="1" w:styleId="GridTable2-Accent31">
    <w:name w:val="Grid Table 2 - Accent 31"/>
    <w:basedOn w:val="TableNormal"/>
    <w:uiPriority w:val="47"/>
    <w:rsid w:val="00723F37"/>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B14E69"/>
    <w:rPr>
      <w:rFonts w:ascii="Tahoma" w:hAnsi="Tahoma" w:cs="Tahoma"/>
      <w:sz w:val="16"/>
      <w:szCs w:val="16"/>
      <w:lang w:eastAsia="ja-JP"/>
    </w:rPr>
  </w:style>
  <w:style w:type="character" w:customStyle="1" w:styleId="BalloonTextChar">
    <w:name w:val="Balloon Text Char"/>
    <w:basedOn w:val="DefaultParagraphFont"/>
    <w:link w:val="BalloonText"/>
    <w:uiPriority w:val="99"/>
    <w:semiHidden/>
    <w:rsid w:val="00B14E69"/>
    <w:rPr>
      <w:rFonts w:ascii="Tahoma" w:eastAsia="Times New Roman" w:hAnsi="Tahoma" w:cs="Tahoma"/>
      <w:noProof/>
      <w:sz w:val="16"/>
      <w:szCs w:val="16"/>
    </w:rPr>
  </w:style>
  <w:style w:type="character" w:customStyle="1" w:styleId="reference-text">
    <w:name w:val="reference-text"/>
    <w:basedOn w:val="DefaultParagraphFont"/>
    <w:rsid w:val="009B0FE2"/>
  </w:style>
  <w:style w:type="character" w:customStyle="1" w:styleId="UnresolvedMention2">
    <w:name w:val="Unresolved Mention2"/>
    <w:basedOn w:val="DefaultParagraphFont"/>
    <w:uiPriority w:val="99"/>
    <w:semiHidden/>
    <w:unhideWhenUsed/>
    <w:rsid w:val="003C010C"/>
    <w:rPr>
      <w:color w:val="605E5C"/>
      <w:shd w:val="clear" w:color="auto" w:fill="E1DFDD"/>
    </w:rPr>
  </w:style>
  <w:style w:type="character" w:customStyle="1" w:styleId="whitespace-normal">
    <w:name w:val="whitespace-normal"/>
    <w:basedOn w:val="DefaultParagraphFont"/>
    <w:rsid w:val="000B46E5"/>
  </w:style>
  <w:style w:type="paragraph" w:customStyle="1" w:styleId="B">
    <w:name w:val="B"/>
    <w:basedOn w:val="Normal"/>
    <w:qFormat/>
    <w:rsid w:val="00CB3165"/>
    <w:pPr>
      <w:tabs>
        <w:tab w:val="left" w:pos="1703"/>
      </w:tabs>
      <w:spacing w:line="360" w:lineRule="auto"/>
      <w:jc w:val="center"/>
      <w:outlineLvl w:val="0"/>
    </w:pPr>
    <w:rPr>
      <w:b/>
      <w:i/>
      <w:color w:val="000000"/>
      <w:sz w:val="26"/>
      <w:szCs w:val="28"/>
      <w:lang w:eastAsia="ja-JP"/>
    </w:rPr>
  </w:style>
  <w:style w:type="table" w:customStyle="1" w:styleId="PlainTable22">
    <w:name w:val="Plain Table 22"/>
    <w:basedOn w:val="TableNormal"/>
    <w:uiPriority w:val="42"/>
    <w:rsid w:val="00262A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5F4238"/>
  </w:style>
  <w:style w:type="table" w:customStyle="1" w:styleId="PlainTable12">
    <w:name w:val="Plain Table 12"/>
    <w:basedOn w:val="TableNormal"/>
    <w:uiPriority w:val="41"/>
    <w:rsid w:val="00472E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31">
    <w:name w:val="Grid Table 1 Light - Accent 31"/>
    <w:basedOn w:val="TableNormal"/>
    <w:uiPriority w:val="46"/>
    <w:rsid w:val="00AD109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1a">
    <w:name w:val="1a"/>
    <w:basedOn w:val="Heading1"/>
    <w:qFormat/>
    <w:rsid w:val="003608B7"/>
  </w:style>
  <w:style w:type="paragraph" w:customStyle="1" w:styleId="2a">
    <w:name w:val="2a"/>
    <w:basedOn w:val="Heading2"/>
    <w:qFormat/>
    <w:rsid w:val="00833893"/>
    <w:rPr>
      <w:i w:val="0"/>
    </w:rPr>
  </w:style>
  <w:style w:type="paragraph" w:customStyle="1" w:styleId="3a">
    <w:name w:val="3a"/>
    <w:basedOn w:val="Heading3"/>
    <w:qFormat/>
    <w:rsid w:val="003608B7"/>
    <w:pPr>
      <w:tabs>
        <w:tab w:val="left" w:pos="851"/>
      </w:tabs>
      <w:spacing w:before="0"/>
    </w:pPr>
    <w:rPr>
      <w:color w:val="000000" w:themeColor="text1"/>
    </w:rPr>
  </w:style>
  <w:style w:type="paragraph" w:customStyle="1" w:styleId="4a">
    <w:name w:val="4a"/>
    <w:basedOn w:val="Normal"/>
    <w:qFormat/>
    <w:rsid w:val="003608B7"/>
    <w:pPr>
      <w:tabs>
        <w:tab w:val="left" w:pos="851"/>
      </w:tabs>
      <w:spacing w:line="360" w:lineRule="auto"/>
      <w:jc w:val="both"/>
    </w:pPr>
    <w:rPr>
      <w:i/>
      <w:iCs/>
      <w:color w:val="000000" w:themeColor="text1"/>
      <w:sz w:val="26"/>
      <w:szCs w:val="26"/>
      <w:lang w:eastAsia="ja-JP"/>
    </w:rPr>
  </w:style>
  <w:style w:type="paragraph" w:customStyle="1" w:styleId="B2">
    <w:name w:val="B2"/>
    <w:basedOn w:val="Normal"/>
    <w:qFormat/>
    <w:rsid w:val="003608B7"/>
    <w:pPr>
      <w:tabs>
        <w:tab w:val="left" w:pos="851"/>
      </w:tabs>
      <w:spacing w:line="360" w:lineRule="auto"/>
      <w:jc w:val="center"/>
    </w:pPr>
    <w:rPr>
      <w:b/>
      <w:bCs/>
      <w:i/>
      <w:iCs/>
      <w:color w:val="000000" w:themeColor="text1"/>
      <w:sz w:val="26"/>
      <w:szCs w:val="26"/>
      <w:lang w:val="vi-VN" w:eastAsia="ja-JP"/>
    </w:rPr>
  </w:style>
  <w:style w:type="paragraph" w:customStyle="1" w:styleId="H2">
    <w:name w:val="H2"/>
    <w:basedOn w:val="B2"/>
    <w:qFormat/>
    <w:rsid w:val="003608B7"/>
  </w:style>
  <w:style w:type="paragraph" w:customStyle="1" w:styleId="D2">
    <w:name w:val="D2"/>
    <w:basedOn w:val="Normal"/>
    <w:qFormat/>
    <w:rsid w:val="003608B7"/>
    <w:pPr>
      <w:spacing w:line="360" w:lineRule="auto"/>
      <w:jc w:val="center"/>
    </w:pPr>
    <w:rPr>
      <w:b/>
      <w:bCs/>
      <w:i/>
      <w:iCs/>
      <w:sz w:val="26"/>
      <w:szCs w:val="26"/>
      <w:lang w:val="vi-VN" w:eastAsia="ja-JP"/>
    </w:rPr>
  </w:style>
  <w:style w:type="paragraph" w:customStyle="1" w:styleId="pdq2pgselectionanchorcontainer">
    <w:name w:val="pdq2pg_selectionanchorcontainer"/>
    <w:basedOn w:val="Normal"/>
    <w:rsid w:val="00255C4C"/>
    <w:pPr>
      <w:spacing w:before="100" w:beforeAutospacing="1" w:after="100" w:afterAutospacing="1"/>
    </w:pPr>
    <w:rPr>
      <w:lang w:eastAsia="ja-JP"/>
    </w:rPr>
  </w:style>
  <w:style w:type="paragraph" w:customStyle="1" w:styleId="font-claude-response-body">
    <w:name w:val="font-claude-response-body"/>
    <w:basedOn w:val="Normal"/>
    <w:rsid w:val="00634D90"/>
    <w:pPr>
      <w:spacing w:before="100" w:beforeAutospacing="1" w:after="100" w:afterAutospacing="1"/>
    </w:pPr>
    <w:rPr>
      <w:lang w:eastAsia="ja-JP"/>
    </w:rPr>
  </w:style>
  <w:style w:type="paragraph" w:customStyle="1" w:styleId="isselectedend">
    <w:name w:val="isselectedend"/>
    <w:basedOn w:val="Normal"/>
    <w:rsid w:val="00157146"/>
    <w:pPr>
      <w:spacing w:before="100" w:beforeAutospacing="1" w:after="100" w:afterAutospacing="1"/>
    </w:pPr>
    <w:rPr>
      <w:lang w:eastAsia="ja-JP"/>
    </w:rPr>
  </w:style>
  <w:style w:type="character" w:customStyle="1" w:styleId="inline-flex">
    <w:name w:val="inline-flex"/>
    <w:basedOn w:val="DefaultParagraphFont"/>
    <w:rsid w:val="00A33186"/>
  </w:style>
  <w:style w:type="character" w:customStyle="1" w:styleId="text-nowrap">
    <w:name w:val="text-nowrap"/>
    <w:basedOn w:val="DefaultParagraphFont"/>
    <w:rsid w:val="00A33186"/>
  </w:style>
  <w:style w:type="character" w:customStyle="1" w:styleId="katex-mathml">
    <w:name w:val="katex-mathml"/>
    <w:basedOn w:val="DefaultParagraphFont"/>
    <w:rsid w:val="0073090D"/>
  </w:style>
  <w:style w:type="character" w:customStyle="1" w:styleId="mord">
    <w:name w:val="mord"/>
    <w:basedOn w:val="DefaultParagraphFont"/>
    <w:rsid w:val="0073090D"/>
  </w:style>
  <w:style w:type="character" w:customStyle="1" w:styleId="mpunct">
    <w:name w:val="mpunct"/>
    <w:basedOn w:val="DefaultParagraphFont"/>
    <w:rsid w:val="0073090D"/>
  </w:style>
  <w:style w:type="character" w:customStyle="1" w:styleId="mbin">
    <w:name w:val="mbin"/>
    <w:basedOn w:val="DefaultParagraphFont"/>
    <w:rsid w:val="0073090D"/>
  </w:style>
  <w:style w:type="character" w:customStyle="1" w:styleId="mrel">
    <w:name w:val="mrel"/>
    <w:basedOn w:val="DefaultParagraphFont"/>
    <w:rsid w:val="0073090D"/>
  </w:style>
  <w:style w:type="character" w:customStyle="1" w:styleId="UnresolvedMention3">
    <w:name w:val="Unresolved Mention3"/>
    <w:basedOn w:val="DefaultParagraphFont"/>
    <w:uiPriority w:val="99"/>
    <w:semiHidden/>
    <w:unhideWhenUsed/>
    <w:rsid w:val="00894BA0"/>
    <w:rPr>
      <w:color w:val="605E5C"/>
      <w:shd w:val="clear" w:color="auto" w:fill="E1DFDD"/>
    </w:rPr>
  </w:style>
  <w:style w:type="table" w:customStyle="1" w:styleId="TableGridLight2">
    <w:name w:val="Table Grid Light2"/>
    <w:basedOn w:val="TableNormal"/>
    <w:uiPriority w:val="40"/>
    <w:rsid w:val="00BA20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runcate">
    <w:name w:val="truncate"/>
    <w:basedOn w:val="DefaultParagraphFont"/>
    <w:rsid w:val="000027A8"/>
  </w:style>
  <w:style w:type="character" w:customStyle="1" w:styleId="mopen">
    <w:name w:val="mopen"/>
    <w:basedOn w:val="DefaultParagraphFont"/>
    <w:rsid w:val="00D23404"/>
  </w:style>
  <w:style w:type="character" w:customStyle="1" w:styleId="vlist-s">
    <w:name w:val="vlist-s"/>
    <w:basedOn w:val="DefaultParagraphFont"/>
    <w:rsid w:val="00D23404"/>
  </w:style>
  <w:style w:type="character" w:customStyle="1" w:styleId="mclose">
    <w:name w:val="mclose"/>
    <w:basedOn w:val="DefaultParagraphFont"/>
    <w:rsid w:val="00D23404"/>
  </w:style>
  <w:style w:type="numbering" w:customStyle="1" w:styleId="CurrentList1">
    <w:name w:val="Current List1"/>
    <w:uiPriority w:val="99"/>
    <w:rsid w:val="003F07A4"/>
    <w:pPr>
      <w:numPr>
        <w:numId w:val="44"/>
      </w:numPr>
    </w:pPr>
  </w:style>
  <w:style w:type="paragraph" w:customStyle="1" w:styleId="B3">
    <w:name w:val="B3"/>
    <w:basedOn w:val="B2"/>
    <w:qFormat/>
    <w:rsid w:val="00547982"/>
  </w:style>
  <w:style w:type="paragraph" w:customStyle="1" w:styleId="H3">
    <w:name w:val="H3"/>
    <w:basedOn w:val="B3"/>
    <w:qFormat/>
    <w:rsid w:val="00547982"/>
  </w:style>
  <w:style w:type="paragraph" w:customStyle="1" w:styleId="d3">
    <w:name w:val="d3"/>
    <w:basedOn w:val="B3"/>
    <w:qFormat/>
    <w:rsid w:val="00D8308A"/>
  </w:style>
  <w:style w:type="table" w:customStyle="1" w:styleId="TableGrid1">
    <w:name w:val="Table Grid1"/>
    <w:basedOn w:val="TableNormal"/>
    <w:next w:val="TableGrid"/>
    <w:uiPriority w:val="39"/>
    <w:rsid w:val="00690BC9"/>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DefaultParagraphFont"/>
    <w:uiPriority w:val="99"/>
    <w:semiHidden/>
    <w:unhideWhenUsed/>
    <w:rsid w:val="00EB2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46">
      <w:bodyDiv w:val="1"/>
      <w:marLeft w:val="0"/>
      <w:marRight w:val="0"/>
      <w:marTop w:val="0"/>
      <w:marBottom w:val="0"/>
      <w:divBdr>
        <w:top w:val="none" w:sz="0" w:space="0" w:color="auto"/>
        <w:left w:val="none" w:sz="0" w:space="0" w:color="auto"/>
        <w:bottom w:val="none" w:sz="0" w:space="0" w:color="auto"/>
        <w:right w:val="none" w:sz="0" w:space="0" w:color="auto"/>
      </w:divBdr>
    </w:div>
    <w:div w:id="13383867">
      <w:bodyDiv w:val="1"/>
      <w:marLeft w:val="0"/>
      <w:marRight w:val="0"/>
      <w:marTop w:val="0"/>
      <w:marBottom w:val="0"/>
      <w:divBdr>
        <w:top w:val="none" w:sz="0" w:space="0" w:color="auto"/>
        <w:left w:val="none" w:sz="0" w:space="0" w:color="auto"/>
        <w:bottom w:val="none" w:sz="0" w:space="0" w:color="auto"/>
        <w:right w:val="none" w:sz="0" w:space="0" w:color="auto"/>
      </w:divBdr>
    </w:div>
    <w:div w:id="27609307">
      <w:bodyDiv w:val="1"/>
      <w:marLeft w:val="0"/>
      <w:marRight w:val="0"/>
      <w:marTop w:val="0"/>
      <w:marBottom w:val="0"/>
      <w:divBdr>
        <w:top w:val="none" w:sz="0" w:space="0" w:color="auto"/>
        <w:left w:val="none" w:sz="0" w:space="0" w:color="auto"/>
        <w:bottom w:val="none" w:sz="0" w:space="0" w:color="auto"/>
        <w:right w:val="none" w:sz="0" w:space="0" w:color="auto"/>
      </w:divBdr>
    </w:div>
    <w:div w:id="58984575">
      <w:bodyDiv w:val="1"/>
      <w:marLeft w:val="0"/>
      <w:marRight w:val="0"/>
      <w:marTop w:val="0"/>
      <w:marBottom w:val="0"/>
      <w:divBdr>
        <w:top w:val="none" w:sz="0" w:space="0" w:color="auto"/>
        <w:left w:val="none" w:sz="0" w:space="0" w:color="auto"/>
        <w:bottom w:val="none" w:sz="0" w:space="0" w:color="auto"/>
        <w:right w:val="none" w:sz="0" w:space="0" w:color="auto"/>
      </w:divBdr>
      <w:divsChild>
        <w:div w:id="235213775">
          <w:marLeft w:val="0"/>
          <w:marRight w:val="0"/>
          <w:marTop w:val="0"/>
          <w:marBottom w:val="0"/>
          <w:divBdr>
            <w:top w:val="none" w:sz="0" w:space="0" w:color="auto"/>
            <w:left w:val="none" w:sz="0" w:space="0" w:color="auto"/>
            <w:bottom w:val="none" w:sz="0" w:space="0" w:color="auto"/>
            <w:right w:val="none" w:sz="0" w:space="0" w:color="auto"/>
          </w:divBdr>
          <w:divsChild>
            <w:div w:id="4143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9844">
      <w:bodyDiv w:val="1"/>
      <w:marLeft w:val="0"/>
      <w:marRight w:val="0"/>
      <w:marTop w:val="0"/>
      <w:marBottom w:val="0"/>
      <w:divBdr>
        <w:top w:val="none" w:sz="0" w:space="0" w:color="auto"/>
        <w:left w:val="none" w:sz="0" w:space="0" w:color="auto"/>
        <w:bottom w:val="none" w:sz="0" w:space="0" w:color="auto"/>
        <w:right w:val="none" w:sz="0" w:space="0" w:color="auto"/>
      </w:divBdr>
    </w:div>
    <w:div w:id="70082868">
      <w:bodyDiv w:val="1"/>
      <w:marLeft w:val="0"/>
      <w:marRight w:val="0"/>
      <w:marTop w:val="0"/>
      <w:marBottom w:val="0"/>
      <w:divBdr>
        <w:top w:val="none" w:sz="0" w:space="0" w:color="auto"/>
        <w:left w:val="none" w:sz="0" w:space="0" w:color="auto"/>
        <w:bottom w:val="none" w:sz="0" w:space="0" w:color="auto"/>
        <w:right w:val="none" w:sz="0" w:space="0" w:color="auto"/>
      </w:divBdr>
    </w:div>
    <w:div w:id="74279178">
      <w:bodyDiv w:val="1"/>
      <w:marLeft w:val="0"/>
      <w:marRight w:val="0"/>
      <w:marTop w:val="0"/>
      <w:marBottom w:val="0"/>
      <w:divBdr>
        <w:top w:val="none" w:sz="0" w:space="0" w:color="auto"/>
        <w:left w:val="none" w:sz="0" w:space="0" w:color="auto"/>
        <w:bottom w:val="none" w:sz="0" w:space="0" w:color="auto"/>
        <w:right w:val="none" w:sz="0" w:space="0" w:color="auto"/>
      </w:divBdr>
      <w:divsChild>
        <w:div w:id="961611089">
          <w:marLeft w:val="0"/>
          <w:marRight w:val="0"/>
          <w:marTop w:val="0"/>
          <w:marBottom w:val="0"/>
          <w:divBdr>
            <w:top w:val="none" w:sz="0" w:space="0" w:color="auto"/>
            <w:left w:val="none" w:sz="0" w:space="0" w:color="auto"/>
            <w:bottom w:val="none" w:sz="0" w:space="0" w:color="auto"/>
            <w:right w:val="none" w:sz="0" w:space="0" w:color="auto"/>
          </w:divBdr>
          <w:divsChild>
            <w:div w:id="147359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2497">
      <w:bodyDiv w:val="1"/>
      <w:marLeft w:val="0"/>
      <w:marRight w:val="0"/>
      <w:marTop w:val="0"/>
      <w:marBottom w:val="0"/>
      <w:divBdr>
        <w:top w:val="none" w:sz="0" w:space="0" w:color="auto"/>
        <w:left w:val="none" w:sz="0" w:space="0" w:color="auto"/>
        <w:bottom w:val="none" w:sz="0" w:space="0" w:color="auto"/>
        <w:right w:val="none" w:sz="0" w:space="0" w:color="auto"/>
      </w:divBdr>
    </w:div>
    <w:div w:id="78792892">
      <w:bodyDiv w:val="1"/>
      <w:marLeft w:val="0"/>
      <w:marRight w:val="0"/>
      <w:marTop w:val="0"/>
      <w:marBottom w:val="0"/>
      <w:divBdr>
        <w:top w:val="none" w:sz="0" w:space="0" w:color="auto"/>
        <w:left w:val="none" w:sz="0" w:space="0" w:color="auto"/>
        <w:bottom w:val="none" w:sz="0" w:space="0" w:color="auto"/>
        <w:right w:val="none" w:sz="0" w:space="0" w:color="auto"/>
      </w:divBdr>
    </w:div>
    <w:div w:id="109252706">
      <w:bodyDiv w:val="1"/>
      <w:marLeft w:val="0"/>
      <w:marRight w:val="0"/>
      <w:marTop w:val="0"/>
      <w:marBottom w:val="0"/>
      <w:divBdr>
        <w:top w:val="none" w:sz="0" w:space="0" w:color="auto"/>
        <w:left w:val="none" w:sz="0" w:space="0" w:color="auto"/>
        <w:bottom w:val="none" w:sz="0" w:space="0" w:color="auto"/>
        <w:right w:val="none" w:sz="0" w:space="0" w:color="auto"/>
      </w:divBdr>
    </w:div>
    <w:div w:id="135991847">
      <w:bodyDiv w:val="1"/>
      <w:marLeft w:val="0"/>
      <w:marRight w:val="0"/>
      <w:marTop w:val="0"/>
      <w:marBottom w:val="0"/>
      <w:divBdr>
        <w:top w:val="none" w:sz="0" w:space="0" w:color="auto"/>
        <w:left w:val="none" w:sz="0" w:space="0" w:color="auto"/>
        <w:bottom w:val="none" w:sz="0" w:space="0" w:color="auto"/>
        <w:right w:val="none" w:sz="0" w:space="0" w:color="auto"/>
      </w:divBdr>
    </w:div>
    <w:div w:id="152188456">
      <w:bodyDiv w:val="1"/>
      <w:marLeft w:val="0"/>
      <w:marRight w:val="0"/>
      <w:marTop w:val="0"/>
      <w:marBottom w:val="0"/>
      <w:divBdr>
        <w:top w:val="none" w:sz="0" w:space="0" w:color="auto"/>
        <w:left w:val="none" w:sz="0" w:space="0" w:color="auto"/>
        <w:bottom w:val="none" w:sz="0" w:space="0" w:color="auto"/>
        <w:right w:val="none" w:sz="0" w:space="0" w:color="auto"/>
      </w:divBdr>
      <w:divsChild>
        <w:div w:id="1868518566">
          <w:marLeft w:val="0"/>
          <w:marRight w:val="0"/>
          <w:marTop w:val="0"/>
          <w:marBottom w:val="0"/>
          <w:divBdr>
            <w:top w:val="none" w:sz="0" w:space="0" w:color="auto"/>
            <w:left w:val="none" w:sz="0" w:space="0" w:color="auto"/>
            <w:bottom w:val="none" w:sz="0" w:space="0" w:color="auto"/>
            <w:right w:val="none" w:sz="0" w:space="0" w:color="auto"/>
          </w:divBdr>
          <w:divsChild>
            <w:div w:id="17027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1068">
      <w:bodyDiv w:val="1"/>
      <w:marLeft w:val="0"/>
      <w:marRight w:val="0"/>
      <w:marTop w:val="0"/>
      <w:marBottom w:val="0"/>
      <w:divBdr>
        <w:top w:val="none" w:sz="0" w:space="0" w:color="auto"/>
        <w:left w:val="none" w:sz="0" w:space="0" w:color="auto"/>
        <w:bottom w:val="none" w:sz="0" w:space="0" w:color="auto"/>
        <w:right w:val="none" w:sz="0" w:space="0" w:color="auto"/>
      </w:divBdr>
    </w:div>
    <w:div w:id="162858805">
      <w:bodyDiv w:val="1"/>
      <w:marLeft w:val="0"/>
      <w:marRight w:val="0"/>
      <w:marTop w:val="0"/>
      <w:marBottom w:val="0"/>
      <w:divBdr>
        <w:top w:val="none" w:sz="0" w:space="0" w:color="auto"/>
        <w:left w:val="none" w:sz="0" w:space="0" w:color="auto"/>
        <w:bottom w:val="none" w:sz="0" w:space="0" w:color="auto"/>
        <w:right w:val="none" w:sz="0" w:space="0" w:color="auto"/>
      </w:divBdr>
    </w:div>
    <w:div w:id="164324559">
      <w:bodyDiv w:val="1"/>
      <w:marLeft w:val="0"/>
      <w:marRight w:val="0"/>
      <w:marTop w:val="0"/>
      <w:marBottom w:val="0"/>
      <w:divBdr>
        <w:top w:val="none" w:sz="0" w:space="0" w:color="auto"/>
        <w:left w:val="none" w:sz="0" w:space="0" w:color="auto"/>
        <w:bottom w:val="none" w:sz="0" w:space="0" w:color="auto"/>
        <w:right w:val="none" w:sz="0" w:space="0" w:color="auto"/>
      </w:divBdr>
    </w:div>
    <w:div w:id="165561839">
      <w:bodyDiv w:val="1"/>
      <w:marLeft w:val="0"/>
      <w:marRight w:val="0"/>
      <w:marTop w:val="0"/>
      <w:marBottom w:val="0"/>
      <w:divBdr>
        <w:top w:val="none" w:sz="0" w:space="0" w:color="auto"/>
        <w:left w:val="none" w:sz="0" w:space="0" w:color="auto"/>
        <w:bottom w:val="none" w:sz="0" w:space="0" w:color="auto"/>
        <w:right w:val="none" w:sz="0" w:space="0" w:color="auto"/>
      </w:divBdr>
    </w:div>
    <w:div w:id="177278230">
      <w:bodyDiv w:val="1"/>
      <w:marLeft w:val="0"/>
      <w:marRight w:val="0"/>
      <w:marTop w:val="0"/>
      <w:marBottom w:val="0"/>
      <w:divBdr>
        <w:top w:val="none" w:sz="0" w:space="0" w:color="auto"/>
        <w:left w:val="none" w:sz="0" w:space="0" w:color="auto"/>
        <w:bottom w:val="none" w:sz="0" w:space="0" w:color="auto"/>
        <w:right w:val="none" w:sz="0" w:space="0" w:color="auto"/>
      </w:divBdr>
    </w:div>
    <w:div w:id="180827833">
      <w:bodyDiv w:val="1"/>
      <w:marLeft w:val="0"/>
      <w:marRight w:val="0"/>
      <w:marTop w:val="0"/>
      <w:marBottom w:val="0"/>
      <w:divBdr>
        <w:top w:val="none" w:sz="0" w:space="0" w:color="auto"/>
        <w:left w:val="none" w:sz="0" w:space="0" w:color="auto"/>
        <w:bottom w:val="none" w:sz="0" w:space="0" w:color="auto"/>
        <w:right w:val="none" w:sz="0" w:space="0" w:color="auto"/>
      </w:divBdr>
    </w:div>
    <w:div w:id="186218267">
      <w:bodyDiv w:val="1"/>
      <w:marLeft w:val="0"/>
      <w:marRight w:val="0"/>
      <w:marTop w:val="0"/>
      <w:marBottom w:val="0"/>
      <w:divBdr>
        <w:top w:val="none" w:sz="0" w:space="0" w:color="auto"/>
        <w:left w:val="none" w:sz="0" w:space="0" w:color="auto"/>
        <w:bottom w:val="none" w:sz="0" w:space="0" w:color="auto"/>
        <w:right w:val="none" w:sz="0" w:space="0" w:color="auto"/>
      </w:divBdr>
    </w:div>
    <w:div w:id="195657447">
      <w:bodyDiv w:val="1"/>
      <w:marLeft w:val="0"/>
      <w:marRight w:val="0"/>
      <w:marTop w:val="0"/>
      <w:marBottom w:val="0"/>
      <w:divBdr>
        <w:top w:val="none" w:sz="0" w:space="0" w:color="auto"/>
        <w:left w:val="none" w:sz="0" w:space="0" w:color="auto"/>
        <w:bottom w:val="none" w:sz="0" w:space="0" w:color="auto"/>
        <w:right w:val="none" w:sz="0" w:space="0" w:color="auto"/>
      </w:divBdr>
    </w:div>
    <w:div w:id="204296443">
      <w:bodyDiv w:val="1"/>
      <w:marLeft w:val="0"/>
      <w:marRight w:val="0"/>
      <w:marTop w:val="0"/>
      <w:marBottom w:val="0"/>
      <w:divBdr>
        <w:top w:val="none" w:sz="0" w:space="0" w:color="auto"/>
        <w:left w:val="none" w:sz="0" w:space="0" w:color="auto"/>
        <w:bottom w:val="none" w:sz="0" w:space="0" w:color="auto"/>
        <w:right w:val="none" w:sz="0" w:space="0" w:color="auto"/>
      </w:divBdr>
    </w:div>
    <w:div w:id="217671208">
      <w:bodyDiv w:val="1"/>
      <w:marLeft w:val="0"/>
      <w:marRight w:val="0"/>
      <w:marTop w:val="0"/>
      <w:marBottom w:val="0"/>
      <w:divBdr>
        <w:top w:val="none" w:sz="0" w:space="0" w:color="auto"/>
        <w:left w:val="none" w:sz="0" w:space="0" w:color="auto"/>
        <w:bottom w:val="none" w:sz="0" w:space="0" w:color="auto"/>
        <w:right w:val="none" w:sz="0" w:space="0" w:color="auto"/>
      </w:divBdr>
    </w:div>
    <w:div w:id="226653406">
      <w:bodyDiv w:val="1"/>
      <w:marLeft w:val="0"/>
      <w:marRight w:val="0"/>
      <w:marTop w:val="0"/>
      <w:marBottom w:val="0"/>
      <w:divBdr>
        <w:top w:val="none" w:sz="0" w:space="0" w:color="auto"/>
        <w:left w:val="none" w:sz="0" w:space="0" w:color="auto"/>
        <w:bottom w:val="none" w:sz="0" w:space="0" w:color="auto"/>
        <w:right w:val="none" w:sz="0" w:space="0" w:color="auto"/>
      </w:divBdr>
      <w:divsChild>
        <w:div w:id="616563799">
          <w:marLeft w:val="0"/>
          <w:marRight w:val="0"/>
          <w:marTop w:val="0"/>
          <w:marBottom w:val="0"/>
          <w:divBdr>
            <w:top w:val="none" w:sz="0" w:space="0" w:color="auto"/>
            <w:left w:val="none" w:sz="0" w:space="0" w:color="auto"/>
            <w:bottom w:val="none" w:sz="0" w:space="0" w:color="auto"/>
            <w:right w:val="none" w:sz="0" w:space="0" w:color="auto"/>
          </w:divBdr>
          <w:divsChild>
            <w:div w:id="14779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91720">
      <w:bodyDiv w:val="1"/>
      <w:marLeft w:val="0"/>
      <w:marRight w:val="0"/>
      <w:marTop w:val="0"/>
      <w:marBottom w:val="0"/>
      <w:divBdr>
        <w:top w:val="none" w:sz="0" w:space="0" w:color="auto"/>
        <w:left w:val="none" w:sz="0" w:space="0" w:color="auto"/>
        <w:bottom w:val="none" w:sz="0" w:space="0" w:color="auto"/>
        <w:right w:val="none" w:sz="0" w:space="0" w:color="auto"/>
      </w:divBdr>
    </w:div>
    <w:div w:id="276303864">
      <w:bodyDiv w:val="1"/>
      <w:marLeft w:val="0"/>
      <w:marRight w:val="0"/>
      <w:marTop w:val="0"/>
      <w:marBottom w:val="0"/>
      <w:divBdr>
        <w:top w:val="none" w:sz="0" w:space="0" w:color="auto"/>
        <w:left w:val="none" w:sz="0" w:space="0" w:color="auto"/>
        <w:bottom w:val="none" w:sz="0" w:space="0" w:color="auto"/>
        <w:right w:val="none" w:sz="0" w:space="0" w:color="auto"/>
      </w:divBdr>
    </w:div>
    <w:div w:id="278876739">
      <w:bodyDiv w:val="1"/>
      <w:marLeft w:val="0"/>
      <w:marRight w:val="0"/>
      <w:marTop w:val="0"/>
      <w:marBottom w:val="0"/>
      <w:divBdr>
        <w:top w:val="none" w:sz="0" w:space="0" w:color="auto"/>
        <w:left w:val="none" w:sz="0" w:space="0" w:color="auto"/>
        <w:bottom w:val="none" w:sz="0" w:space="0" w:color="auto"/>
        <w:right w:val="none" w:sz="0" w:space="0" w:color="auto"/>
      </w:divBdr>
    </w:div>
    <w:div w:id="285963449">
      <w:bodyDiv w:val="1"/>
      <w:marLeft w:val="0"/>
      <w:marRight w:val="0"/>
      <w:marTop w:val="0"/>
      <w:marBottom w:val="0"/>
      <w:divBdr>
        <w:top w:val="none" w:sz="0" w:space="0" w:color="auto"/>
        <w:left w:val="none" w:sz="0" w:space="0" w:color="auto"/>
        <w:bottom w:val="none" w:sz="0" w:space="0" w:color="auto"/>
        <w:right w:val="none" w:sz="0" w:space="0" w:color="auto"/>
      </w:divBdr>
    </w:div>
    <w:div w:id="289937843">
      <w:bodyDiv w:val="1"/>
      <w:marLeft w:val="0"/>
      <w:marRight w:val="0"/>
      <w:marTop w:val="0"/>
      <w:marBottom w:val="0"/>
      <w:divBdr>
        <w:top w:val="none" w:sz="0" w:space="0" w:color="auto"/>
        <w:left w:val="none" w:sz="0" w:space="0" w:color="auto"/>
        <w:bottom w:val="none" w:sz="0" w:space="0" w:color="auto"/>
        <w:right w:val="none" w:sz="0" w:space="0" w:color="auto"/>
      </w:divBdr>
      <w:divsChild>
        <w:div w:id="281885907">
          <w:marLeft w:val="0"/>
          <w:marRight w:val="0"/>
          <w:marTop w:val="0"/>
          <w:marBottom w:val="0"/>
          <w:divBdr>
            <w:top w:val="none" w:sz="0" w:space="0" w:color="auto"/>
            <w:left w:val="none" w:sz="0" w:space="0" w:color="auto"/>
            <w:bottom w:val="none" w:sz="0" w:space="0" w:color="auto"/>
            <w:right w:val="none" w:sz="0" w:space="0" w:color="auto"/>
          </w:divBdr>
          <w:divsChild>
            <w:div w:id="16821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78149">
      <w:bodyDiv w:val="1"/>
      <w:marLeft w:val="0"/>
      <w:marRight w:val="0"/>
      <w:marTop w:val="0"/>
      <w:marBottom w:val="0"/>
      <w:divBdr>
        <w:top w:val="none" w:sz="0" w:space="0" w:color="auto"/>
        <w:left w:val="none" w:sz="0" w:space="0" w:color="auto"/>
        <w:bottom w:val="none" w:sz="0" w:space="0" w:color="auto"/>
        <w:right w:val="none" w:sz="0" w:space="0" w:color="auto"/>
      </w:divBdr>
    </w:div>
    <w:div w:id="310333775">
      <w:bodyDiv w:val="1"/>
      <w:marLeft w:val="0"/>
      <w:marRight w:val="0"/>
      <w:marTop w:val="0"/>
      <w:marBottom w:val="0"/>
      <w:divBdr>
        <w:top w:val="none" w:sz="0" w:space="0" w:color="auto"/>
        <w:left w:val="none" w:sz="0" w:space="0" w:color="auto"/>
        <w:bottom w:val="none" w:sz="0" w:space="0" w:color="auto"/>
        <w:right w:val="none" w:sz="0" w:space="0" w:color="auto"/>
      </w:divBdr>
    </w:div>
    <w:div w:id="312176298">
      <w:bodyDiv w:val="1"/>
      <w:marLeft w:val="0"/>
      <w:marRight w:val="0"/>
      <w:marTop w:val="0"/>
      <w:marBottom w:val="0"/>
      <w:divBdr>
        <w:top w:val="none" w:sz="0" w:space="0" w:color="auto"/>
        <w:left w:val="none" w:sz="0" w:space="0" w:color="auto"/>
        <w:bottom w:val="none" w:sz="0" w:space="0" w:color="auto"/>
        <w:right w:val="none" w:sz="0" w:space="0" w:color="auto"/>
      </w:divBdr>
    </w:div>
    <w:div w:id="313532837">
      <w:bodyDiv w:val="1"/>
      <w:marLeft w:val="0"/>
      <w:marRight w:val="0"/>
      <w:marTop w:val="0"/>
      <w:marBottom w:val="0"/>
      <w:divBdr>
        <w:top w:val="none" w:sz="0" w:space="0" w:color="auto"/>
        <w:left w:val="none" w:sz="0" w:space="0" w:color="auto"/>
        <w:bottom w:val="none" w:sz="0" w:space="0" w:color="auto"/>
        <w:right w:val="none" w:sz="0" w:space="0" w:color="auto"/>
      </w:divBdr>
    </w:div>
    <w:div w:id="317808159">
      <w:bodyDiv w:val="1"/>
      <w:marLeft w:val="0"/>
      <w:marRight w:val="0"/>
      <w:marTop w:val="0"/>
      <w:marBottom w:val="0"/>
      <w:divBdr>
        <w:top w:val="none" w:sz="0" w:space="0" w:color="auto"/>
        <w:left w:val="none" w:sz="0" w:space="0" w:color="auto"/>
        <w:bottom w:val="none" w:sz="0" w:space="0" w:color="auto"/>
        <w:right w:val="none" w:sz="0" w:space="0" w:color="auto"/>
      </w:divBdr>
    </w:div>
    <w:div w:id="333387287">
      <w:bodyDiv w:val="1"/>
      <w:marLeft w:val="0"/>
      <w:marRight w:val="0"/>
      <w:marTop w:val="0"/>
      <w:marBottom w:val="0"/>
      <w:divBdr>
        <w:top w:val="none" w:sz="0" w:space="0" w:color="auto"/>
        <w:left w:val="none" w:sz="0" w:space="0" w:color="auto"/>
        <w:bottom w:val="none" w:sz="0" w:space="0" w:color="auto"/>
        <w:right w:val="none" w:sz="0" w:space="0" w:color="auto"/>
      </w:divBdr>
    </w:div>
    <w:div w:id="349575427">
      <w:bodyDiv w:val="1"/>
      <w:marLeft w:val="0"/>
      <w:marRight w:val="0"/>
      <w:marTop w:val="0"/>
      <w:marBottom w:val="0"/>
      <w:divBdr>
        <w:top w:val="none" w:sz="0" w:space="0" w:color="auto"/>
        <w:left w:val="none" w:sz="0" w:space="0" w:color="auto"/>
        <w:bottom w:val="none" w:sz="0" w:space="0" w:color="auto"/>
        <w:right w:val="none" w:sz="0" w:space="0" w:color="auto"/>
      </w:divBdr>
    </w:div>
    <w:div w:id="352848731">
      <w:bodyDiv w:val="1"/>
      <w:marLeft w:val="0"/>
      <w:marRight w:val="0"/>
      <w:marTop w:val="0"/>
      <w:marBottom w:val="0"/>
      <w:divBdr>
        <w:top w:val="none" w:sz="0" w:space="0" w:color="auto"/>
        <w:left w:val="none" w:sz="0" w:space="0" w:color="auto"/>
        <w:bottom w:val="none" w:sz="0" w:space="0" w:color="auto"/>
        <w:right w:val="none" w:sz="0" w:space="0" w:color="auto"/>
      </w:divBdr>
    </w:div>
    <w:div w:id="360595598">
      <w:bodyDiv w:val="1"/>
      <w:marLeft w:val="0"/>
      <w:marRight w:val="0"/>
      <w:marTop w:val="0"/>
      <w:marBottom w:val="0"/>
      <w:divBdr>
        <w:top w:val="none" w:sz="0" w:space="0" w:color="auto"/>
        <w:left w:val="none" w:sz="0" w:space="0" w:color="auto"/>
        <w:bottom w:val="none" w:sz="0" w:space="0" w:color="auto"/>
        <w:right w:val="none" w:sz="0" w:space="0" w:color="auto"/>
      </w:divBdr>
    </w:div>
    <w:div w:id="363361515">
      <w:bodyDiv w:val="1"/>
      <w:marLeft w:val="0"/>
      <w:marRight w:val="0"/>
      <w:marTop w:val="0"/>
      <w:marBottom w:val="0"/>
      <w:divBdr>
        <w:top w:val="none" w:sz="0" w:space="0" w:color="auto"/>
        <w:left w:val="none" w:sz="0" w:space="0" w:color="auto"/>
        <w:bottom w:val="none" w:sz="0" w:space="0" w:color="auto"/>
        <w:right w:val="none" w:sz="0" w:space="0" w:color="auto"/>
      </w:divBdr>
    </w:div>
    <w:div w:id="364477996">
      <w:bodyDiv w:val="1"/>
      <w:marLeft w:val="0"/>
      <w:marRight w:val="0"/>
      <w:marTop w:val="0"/>
      <w:marBottom w:val="0"/>
      <w:divBdr>
        <w:top w:val="none" w:sz="0" w:space="0" w:color="auto"/>
        <w:left w:val="none" w:sz="0" w:space="0" w:color="auto"/>
        <w:bottom w:val="none" w:sz="0" w:space="0" w:color="auto"/>
        <w:right w:val="none" w:sz="0" w:space="0" w:color="auto"/>
      </w:divBdr>
    </w:div>
    <w:div w:id="378482715">
      <w:bodyDiv w:val="1"/>
      <w:marLeft w:val="0"/>
      <w:marRight w:val="0"/>
      <w:marTop w:val="0"/>
      <w:marBottom w:val="0"/>
      <w:divBdr>
        <w:top w:val="none" w:sz="0" w:space="0" w:color="auto"/>
        <w:left w:val="none" w:sz="0" w:space="0" w:color="auto"/>
        <w:bottom w:val="none" w:sz="0" w:space="0" w:color="auto"/>
        <w:right w:val="none" w:sz="0" w:space="0" w:color="auto"/>
      </w:divBdr>
    </w:div>
    <w:div w:id="393507600">
      <w:bodyDiv w:val="1"/>
      <w:marLeft w:val="0"/>
      <w:marRight w:val="0"/>
      <w:marTop w:val="0"/>
      <w:marBottom w:val="0"/>
      <w:divBdr>
        <w:top w:val="none" w:sz="0" w:space="0" w:color="auto"/>
        <w:left w:val="none" w:sz="0" w:space="0" w:color="auto"/>
        <w:bottom w:val="none" w:sz="0" w:space="0" w:color="auto"/>
        <w:right w:val="none" w:sz="0" w:space="0" w:color="auto"/>
      </w:divBdr>
    </w:div>
    <w:div w:id="393896171">
      <w:bodyDiv w:val="1"/>
      <w:marLeft w:val="0"/>
      <w:marRight w:val="0"/>
      <w:marTop w:val="0"/>
      <w:marBottom w:val="0"/>
      <w:divBdr>
        <w:top w:val="none" w:sz="0" w:space="0" w:color="auto"/>
        <w:left w:val="none" w:sz="0" w:space="0" w:color="auto"/>
        <w:bottom w:val="none" w:sz="0" w:space="0" w:color="auto"/>
        <w:right w:val="none" w:sz="0" w:space="0" w:color="auto"/>
      </w:divBdr>
    </w:div>
    <w:div w:id="397284805">
      <w:bodyDiv w:val="1"/>
      <w:marLeft w:val="0"/>
      <w:marRight w:val="0"/>
      <w:marTop w:val="0"/>
      <w:marBottom w:val="0"/>
      <w:divBdr>
        <w:top w:val="none" w:sz="0" w:space="0" w:color="auto"/>
        <w:left w:val="none" w:sz="0" w:space="0" w:color="auto"/>
        <w:bottom w:val="none" w:sz="0" w:space="0" w:color="auto"/>
        <w:right w:val="none" w:sz="0" w:space="0" w:color="auto"/>
      </w:divBdr>
      <w:divsChild>
        <w:div w:id="1286346737">
          <w:marLeft w:val="0"/>
          <w:marRight w:val="0"/>
          <w:marTop w:val="0"/>
          <w:marBottom w:val="0"/>
          <w:divBdr>
            <w:top w:val="none" w:sz="0" w:space="0" w:color="auto"/>
            <w:left w:val="none" w:sz="0" w:space="0" w:color="auto"/>
            <w:bottom w:val="none" w:sz="0" w:space="0" w:color="auto"/>
            <w:right w:val="none" w:sz="0" w:space="0" w:color="auto"/>
          </w:divBdr>
          <w:divsChild>
            <w:div w:id="361828532">
              <w:marLeft w:val="0"/>
              <w:marRight w:val="0"/>
              <w:marTop w:val="0"/>
              <w:marBottom w:val="0"/>
              <w:divBdr>
                <w:top w:val="none" w:sz="0" w:space="0" w:color="auto"/>
                <w:left w:val="none" w:sz="0" w:space="0" w:color="auto"/>
                <w:bottom w:val="none" w:sz="0" w:space="0" w:color="auto"/>
                <w:right w:val="none" w:sz="0" w:space="0" w:color="auto"/>
              </w:divBdr>
              <w:divsChild>
                <w:div w:id="12615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5571">
          <w:marLeft w:val="0"/>
          <w:marRight w:val="0"/>
          <w:marTop w:val="0"/>
          <w:marBottom w:val="0"/>
          <w:divBdr>
            <w:top w:val="none" w:sz="0" w:space="0" w:color="auto"/>
            <w:left w:val="none" w:sz="0" w:space="0" w:color="auto"/>
            <w:bottom w:val="none" w:sz="0" w:space="0" w:color="auto"/>
            <w:right w:val="none" w:sz="0" w:space="0" w:color="auto"/>
          </w:divBdr>
          <w:divsChild>
            <w:div w:id="15053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4117">
      <w:bodyDiv w:val="1"/>
      <w:marLeft w:val="0"/>
      <w:marRight w:val="0"/>
      <w:marTop w:val="0"/>
      <w:marBottom w:val="0"/>
      <w:divBdr>
        <w:top w:val="none" w:sz="0" w:space="0" w:color="auto"/>
        <w:left w:val="none" w:sz="0" w:space="0" w:color="auto"/>
        <w:bottom w:val="none" w:sz="0" w:space="0" w:color="auto"/>
        <w:right w:val="none" w:sz="0" w:space="0" w:color="auto"/>
      </w:divBdr>
    </w:div>
    <w:div w:id="412942491">
      <w:bodyDiv w:val="1"/>
      <w:marLeft w:val="0"/>
      <w:marRight w:val="0"/>
      <w:marTop w:val="0"/>
      <w:marBottom w:val="0"/>
      <w:divBdr>
        <w:top w:val="none" w:sz="0" w:space="0" w:color="auto"/>
        <w:left w:val="none" w:sz="0" w:space="0" w:color="auto"/>
        <w:bottom w:val="none" w:sz="0" w:space="0" w:color="auto"/>
        <w:right w:val="none" w:sz="0" w:space="0" w:color="auto"/>
      </w:divBdr>
    </w:div>
    <w:div w:id="415983116">
      <w:bodyDiv w:val="1"/>
      <w:marLeft w:val="0"/>
      <w:marRight w:val="0"/>
      <w:marTop w:val="0"/>
      <w:marBottom w:val="0"/>
      <w:divBdr>
        <w:top w:val="none" w:sz="0" w:space="0" w:color="auto"/>
        <w:left w:val="none" w:sz="0" w:space="0" w:color="auto"/>
        <w:bottom w:val="none" w:sz="0" w:space="0" w:color="auto"/>
        <w:right w:val="none" w:sz="0" w:space="0" w:color="auto"/>
      </w:divBdr>
    </w:div>
    <w:div w:id="435173749">
      <w:bodyDiv w:val="1"/>
      <w:marLeft w:val="0"/>
      <w:marRight w:val="0"/>
      <w:marTop w:val="0"/>
      <w:marBottom w:val="0"/>
      <w:divBdr>
        <w:top w:val="none" w:sz="0" w:space="0" w:color="auto"/>
        <w:left w:val="none" w:sz="0" w:space="0" w:color="auto"/>
        <w:bottom w:val="none" w:sz="0" w:space="0" w:color="auto"/>
        <w:right w:val="none" w:sz="0" w:space="0" w:color="auto"/>
      </w:divBdr>
    </w:div>
    <w:div w:id="450171769">
      <w:bodyDiv w:val="1"/>
      <w:marLeft w:val="0"/>
      <w:marRight w:val="0"/>
      <w:marTop w:val="0"/>
      <w:marBottom w:val="0"/>
      <w:divBdr>
        <w:top w:val="none" w:sz="0" w:space="0" w:color="auto"/>
        <w:left w:val="none" w:sz="0" w:space="0" w:color="auto"/>
        <w:bottom w:val="none" w:sz="0" w:space="0" w:color="auto"/>
        <w:right w:val="none" w:sz="0" w:space="0" w:color="auto"/>
      </w:divBdr>
    </w:div>
    <w:div w:id="470899828">
      <w:bodyDiv w:val="1"/>
      <w:marLeft w:val="0"/>
      <w:marRight w:val="0"/>
      <w:marTop w:val="0"/>
      <w:marBottom w:val="0"/>
      <w:divBdr>
        <w:top w:val="none" w:sz="0" w:space="0" w:color="auto"/>
        <w:left w:val="none" w:sz="0" w:space="0" w:color="auto"/>
        <w:bottom w:val="none" w:sz="0" w:space="0" w:color="auto"/>
        <w:right w:val="none" w:sz="0" w:space="0" w:color="auto"/>
      </w:divBdr>
      <w:divsChild>
        <w:div w:id="1001158398">
          <w:marLeft w:val="0"/>
          <w:marRight w:val="0"/>
          <w:marTop w:val="0"/>
          <w:marBottom w:val="0"/>
          <w:divBdr>
            <w:top w:val="none" w:sz="0" w:space="0" w:color="auto"/>
            <w:left w:val="none" w:sz="0" w:space="0" w:color="auto"/>
            <w:bottom w:val="none" w:sz="0" w:space="0" w:color="auto"/>
            <w:right w:val="none" w:sz="0" w:space="0" w:color="auto"/>
          </w:divBdr>
          <w:divsChild>
            <w:div w:id="1692564790">
              <w:marLeft w:val="0"/>
              <w:marRight w:val="0"/>
              <w:marTop w:val="0"/>
              <w:marBottom w:val="0"/>
              <w:divBdr>
                <w:top w:val="none" w:sz="0" w:space="0" w:color="auto"/>
                <w:left w:val="none" w:sz="0" w:space="0" w:color="auto"/>
                <w:bottom w:val="none" w:sz="0" w:space="0" w:color="auto"/>
                <w:right w:val="none" w:sz="0" w:space="0" w:color="auto"/>
              </w:divBdr>
            </w:div>
          </w:divsChild>
        </w:div>
        <w:div w:id="1516766960">
          <w:marLeft w:val="0"/>
          <w:marRight w:val="0"/>
          <w:marTop w:val="0"/>
          <w:marBottom w:val="0"/>
          <w:divBdr>
            <w:top w:val="none" w:sz="0" w:space="0" w:color="auto"/>
            <w:left w:val="none" w:sz="0" w:space="0" w:color="auto"/>
            <w:bottom w:val="none" w:sz="0" w:space="0" w:color="auto"/>
            <w:right w:val="none" w:sz="0" w:space="0" w:color="auto"/>
          </w:divBdr>
          <w:divsChild>
            <w:div w:id="21323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5240">
      <w:bodyDiv w:val="1"/>
      <w:marLeft w:val="0"/>
      <w:marRight w:val="0"/>
      <w:marTop w:val="0"/>
      <w:marBottom w:val="0"/>
      <w:divBdr>
        <w:top w:val="none" w:sz="0" w:space="0" w:color="auto"/>
        <w:left w:val="none" w:sz="0" w:space="0" w:color="auto"/>
        <w:bottom w:val="none" w:sz="0" w:space="0" w:color="auto"/>
        <w:right w:val="none" w:sz="0" w:space="0" w:color="auto"/>
      </w:divBdr>
      <w:divsChild>
        <w:div w:id="838230080">
          <w:marLeft w:val="0"/>
          <w:marRight w:val="0"/>
          <w:marTop w:val="0"/>
          <w:marBottom w:val="0"/>
          <w:divBdr>
            <w:top w:val="none" w:sz="0" w:space="0" w:color="auto"/>
            <w:left w:val="none" w:sz="0" w:space="0" w:color="auto"/>
            <w:bottom w:val="none" w:sz="0" w:space="0" w:color="auto"/>
            <w:right w:val="none" w:sz="0" w:space="0" w:color="auto"/>
          </w:divBdr>
          <w:divsChild>
            <w:div w:id="7650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9804">
      <w:bodyDiv w:val="1"/>
      <w:marLeft w:val="0"/>
      <w:marRight w:val="0"/>
      <w:marTop w:val="0"/>
      <w:marBottom w:val="0"/>
      <w:divBdr>
        <w:top w:val="none" w:sz="0" w:space="0" w:color="auto"/>
        <w:left w:val="none" w:sz="0" w:space="0" w:color="auto"/>
        <w:bottom w:val="none" w:sz="0" w:space="0" w:color="auto"/>
        <w:right w:val="none" w:sz="0" w:space="0" w:color="auto"/>
      </w:divBdr>
    </w:div>
    <w:div w:id="506748139">
      <w:bodyDiv w:val="1"/>
      <w:marLeft w:val="0"/>
      <w:marRight w:val="0"/>
      <w:marTop w:val="0"/>
      <w:marBottom w:val="0"/>
      <w:divBdr>
        <w:top w:val="none" w:sz="0" w:space="0" w:color="auto"/>
        <w:left w:val="none" w:sz="0" w:space="0" w:color="auto"/>
        <w:bottom w:val="none" w:sz="0" w:space="0" w:color="auto"/>
        <w:right w:val="none" w:sz="0" w:space="0" w:color="auto"/>
      </w:divBdr>
    </w:div>
    <w:div w:id="521211282">
      <w:bodyDiv w:val="1"/>
      <w:marLeft w:val="0"/>
      <w:marRight w:val="0"/>
      <w:marTop w:val="0"/>
      <w:marBottom w:val="0"/>
      <w:divBdr>
        <w:top w:val="none" w:sz="0" w:space="0" w:color="auto"/>
        <w:left w:val="none" w:sz="0" w:space="0" w:color="auto"/>
        <w:bottom w:val="none" w:sz="0" w:space="0" w:color="auto"/>
        <w:right w:val="none" w:sz="0" w:space="0" w:color="auto"/>
      </w:divBdr>
    </w:div>
    <w:div w:id="521668726">
      <w:bodyDiv w:val="1"/>
      <w:marLeft w:val="0"/>
      <w:marRight w:val="0"/>
      <w:marTop w:val="0"/>
      <w:marBottom w:val="0"/>
      <w:divBdr>
        <w:top w:val="none" w:sz="0" w:space="0" w:color="auto"/>
        <w:left w:val="none" w:sz="0" w:space="0" w:color="auto"/>
        <w:bottom w:val="none" w:sz="0" w:space="0" w:color="auto"/>
        <w:right w:val="none" w:sz="0" w:space="0" w:color="auto"/>
      </w:divBdr>
    </w:div>
    <w:div w:id="527446086">
      <w:bodyDiv w:val="1"/>
      <w:marLeft w:val="0"/>
      <w:marRight w:val="0"/>
      <w:marTop w:val="0"/>
      <w:marBottom w:val="0"/>
      <w:divBdr>
        <w:top w:val="none" w:sz="0" w:space="0" w:color="auto"/>
        <w:left w:val="none" w:sz="0" w:space="0" w:color="auto"/>
        <w:bottom w:val="none" w:sz="0" w:space="0" w:color="auto"/>
        <w:right w:val="none" w:sz="0" w:space="0" w:color="auto"/>
      </w:divBdr>
    </w:div>
    <w:div w:id="556552347">
      <w:bodyDiv w:val="1"/>
      <w:marLeft w:val="0"/>
      <w:marRight w:val="0"/>
      <w:marTop w:val="0"/>
      <w:marBottom w:val="0"/>
      <w:divBdr>
        <w:top w:val="none" w:sz="0" w:space="0" w:color="auto"/>
        <w:left w:val="none" w:sz="0" w:space="0" w:color="auto"/>
        <w:bottom w:val="none" w:sz="0" w:space="0" w:color="auto"/>
        <w:right w:val="none" w:sz="0" w:space="0" w:color="auto"/>
      </w:divBdr>
      <w:divsChild>
        <w:div w:id="1746684060">
          <w:marLeft w:val="0"/>
          <w:marRight w:val="0"/>
          <w:marTop w:val="0"/>
          <w:marBottom w:val="0"/>
          <w:divBdr>
            <w:top w:val="none" w:sz="0" w:space="0" w:color="auto"/>
            <w:left w:val="none" w:sz="0" w:space="0" w:color="auto"/>
            <w:bottom w:val="none" w:sz="0" w:space="0" w:color="auto"/>
            <w:right w:val="none" w:sz="0" w:space="0" w:color="auto"/>
          </w:divBdr>
          <w:divsChild>
            <w:div w:id="110284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07465">
      <w:bodyDiv w:val="1"/>
      <w:marLeft w:val="0"/>
      <w:marRight w:val="0"/>
      <w:marTop w:val="0"/>
      <w:marBottom w:val="0"/>
      <w:divBdr>
        <w:top w:val="none" w:sz="0" w:space="0" w:color="auto"/>
        <w:left w:val="none" w:sz="0" w:space="0" w:color="auto"/>
        <w:bottom w:val="none" w:sz="0" w:space="0" w:color="auto"/>
        <w:right w:val="none" w:sz="0" w:space="0" w:color="auto"/>
      </w:divBdr>
    </w:div>
    <w:div w:id="561136957">
      <w:bodyDiv w:val="1"/>
      <w:marLeft w:val="0"/>
      <w:marRight w:val="0"/>
      <w:marTop w:val="0"/>
      <w:marBottom w:val="0"/>
      <w:divBdr>
        <w:top w:val="none" w:sz="0" w:space="0" w:color="auto"/>
        <w:left w:val="none" w:sz="0" w:space="0" w:color="auto"/>
        <w:bottom w:val="none" w:sz="0" w:space="0" w:color="auto"/>
        <w:right w:val="none" w:sz="0" w:space="0" w:color="auto"/>
      </w:divBdr>
      <w:divsChild>
        <w:div w:id="807625896">
          <w:marLeft w:val="0"/>
          <w:marRight w:val="0"/>
          <w:marTop w:val="0"/>
          <w:marBottom w:val="0"/>
          <w:divBdr>
            <w:top w:val="none" w:sz="0" w:space="0" w:color="auto"/>
            <w:left w:val="none" w:sz="0" w:space="0" w:color="auto"/>
            <w:bottom w:val="none" w:sz="0" w:space="0" w:color="auto"/>
            <w:right w:val="none" w:sz="0" w:space="0" w:color="auto"/>
          </w:divBdr>
          <w:divsChild>
            <w:div w:id="108222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30493">
      <w:bodyDiv w:val="1"/>
      <w:marLeft w:val="0"/>
      <w:marRight w:val="0"/>
      <w:marTop w:val="0"/>
      <w:marBottom w:val="0"/>
      <w:divBdr>
        <w:top w:val="none" w:sz="0" w:space="0" w:color="auto"/>
        <w:left w:val="none" w:sz="0" w:space="0" w:color="auto"/>
        <w:bottom w:val="none" w:sz="0" w:space="0" w:color="auto"/>
        <w:right w:val="none" w:sz="0" w:space="0" w:color="auto"/>
      </w:divBdr>
    </w:div>
    <w:div w:id="584191384">
      <w:bodyDiv w:val="1"/>
      <w:marLeft w:val="0"/>
      <w:marRight w:val="0"/>
      <w:marTop w:val="0"/>
      <w:marBottom w:val="0"/>
      <w:divBdr>
        <w:top w:val="none" w:sz="0" w:space="0" w:color="auto"/>
        <w:left w:val="none" w:sz="0" w:space="0" w:color="auto"/>
        <w:bottom w:val="none" w:sz="0" w:space="0" w:color="auto"/>
        <w:right w:val="none" w:sz="0" w:space="0" w:color="auto"/>
      </w:divBdr>
    </w:div>
    <w:div w:id="586571100">
      <w:bodyDiv w:val="1"/>
      <w:marLeft w:val="0"/>
      <w:marRight w:val="0"/>
      <w:marTop w:val="0"/>
      <w:marBottom w:val="0"/>
      <w:divBdr>
        <w:top w:val="none" w:sz="0" w:space="0" w:color="auto"/>
        <w:left w:val="none" w:sz="0" w:space="0" w:color="auto"/>
        <w:bottom w:val="none" w:sz="0" w:space="0" w:color="auto"/>
        <w:right w:val="none" w:sz="0" w:space="0" w:color="auto"/>
      </w:divBdr>
    </w:div>
    <w:div w:id="618687231">
      <w:bodyDiv w:val="1"/>
      <w:marLeft w:val="0"/>
      <w:marRight w:val="0"/>
      <w:marTop w:val="0"/>
      <w:marBottom w:val="0"/>
      <w:divBdr>
        <w:top w:val="none" w:sz="0" w:space="0" w:color="auto"/>
        <w:left w:val="none" w:sz="0" w:space="0" w:color="auto"/>
        <w:bottom w:val="none" w:sz="0" w:space="0" w:color="auto"/>
        <w:right w:val="none" w:sz="0" w:space="0" w:color="auto"/>
      </w:divBdr>
    </w:div>
    <w:div w:id="632714317">
      <w:bodyDiv w:val="1"/>
      <w:marLeft w:val="0"/>
      <w:marRight w:val="0"/>
      <w:marTop w:val="0"/>
      <w:marBottom w:val="0"/>
      <w:divBdr>
        <w:top w:val="none" w:sz="0" w:space="0" w:color="auto"/>
        <w:left w:val="none" w:sz="0" w:space="0" w:color="auto"/>
        <w:bottom w:val="none" w:sz="0" w:space="0" w:color="auto"/>
        <w:right w:val="none" w:sz="0" w:space="0" w:color="auto"/>
      </w:divBdr>
    </w:div>
    <w:div w:id="643848374">
      <w:bodyDiv w:val="1"/>
      <w:marLeft w:val="0"/>
      <w:marRight w:val="0"/>
      <w:marTop w:val="0"/>
      <w:marBottom w:val="0"/>
      <w:divBdr>
        <w:top w:val="none" w:sz="0" w:space="0" w:color="auto"/>
        <w:left w:val="none" w:sz="0" w:space="0" w:color="auto"/>
        <w:bottom w:val="none" w:sz="0" w:space="0" w:color="auto"/>
        <w:right w:val="none" w:sz="0" w:space="0" w:color="auto"/>
      </w:divBdr>
      <w:divsChild>
        <w:div w:id="71003196">
          <w:marLeft w:val="0"/>
          <w:marRight w:val="0"/>
          <w:marTop w:val="0"/>
          <w:marBottom w:val="0"/>
          <w:divBdr>
            <w:top w:val="none" w:sz="0" w:space="0" w:color="auto"/>
            <w:left w:val="none" w:sz="0" w:space="0" w:color="auto"/>
            <w:bottom w:val="none" w:sz="0" w:space="0" w:color="auto"/>
            <w:right w:val="none" w:sz="0" w:space="0" w:color="auto"/>
          </w:divBdr>
          <w:divsChild>
            <w:div w:id="2129465312">
              <w:marLeft w:val="0"/>
              <w:marRight w:val="0"/>
              <w:marTop w:val="0"/>
              <w:marBottom w:val="0"/>
              <w:divBdr>
                <w:top w:val="none" w:sz="0" w:space="0" w:color="auto"/>
                <w:left w:val="none" w:sz="0" w:space="0" w:color="auto"/>
                <w:bottom w:val="none" w:sz="0" w:space="0" w:color="auto"/>
                <w:right w:val="none" w:sz="0" w:space="0" w:color="auto"/>
              </w:divBdr>
            </w:div>
          </w:divsChild>
        </w:div>
        <w:div w:id="940340720">
          <w:marLeft w:val="0"/>
          <w:marRight w:val="0"/>
          <w:marTop w:val="0"/>
          <w:marBottom w:val="0"/>
          <w:divBdr>
            <w:top w:val="none" w:sz="0" w:space="0" w:color="auto"/>
            <w:left w:val="none" w:sz="0" w:space="0" w:color="auto"/>
            <w:bottom w:val="none" w:sz="0" w:space="0" w:color="auto"/>
            <w:right w:val="none" w:sz="0" w:space="0" w:color="auto"/>
          </w:divBdr>
          <w:divsChild>
            <w:div w:id="1248071772">
              <w:marLeft w:val="0"/>
              <w:marRight w:val="0"/>
              <w:marTop w:val="0"/>
              <w:marBottom w:val="0"/>
              <w:divBdr>
                <w:top w:val="none" w:sz="0" w:space="0" w:color="auto"/>
                <w:left w:val="none" w:sz="0" w:space="0" w:color="auto"/>
                <w:bottom w:val="none" w:sz="0" w:space="0" w:color="auto"/>
                <w:right w:val="none" w:sz="0" w:space="0" w:color="auto"/>
              </w:divBdr>
            </w:div>
          </w:divsChild>
        </w:div>
        <w:div w:id="1196238474">
          <w:marLeft w:val="0"/>
          <w:marRight w:val="0"/>
          <w:marTop w:val="0"/>
          <w:marBottom w:val="0"/>
          <w:divBdr>
            <w:top w:val="none" w:sz="0" w:space="0" w:color="auto"/>
            <w:left w:val="none" w:sz="0" w:space="0" w:color="auto"/>
            <w:bottom w:val="none" w:sz="0" w:space="0" w:color="auto"/>
            <w:right w:val="none" w:sz="0" w:space="0" w:color="auto"/>
          </w:divBdr>
          <w:divsChild>
            <w:div w:id="339741735">
              <w:marLeft w:val="0"/>
              <w:marRight w:val="0"/>
              <w:marTop w:val="0"/>
              <w:marBottom w:val="0"/>
              <w:divBdr>
                <w:top w:val="none" w:sz="0" w:space="0" w:color="auto"/>
                <w:left w:val="none" w:sz="0" w:space="0" w:color="auto"/>
                <w:bottom w:val="none" w:sz="0" w:space="0" w:color="auto"/>
                <w:right w:val="none" w:sz="0" w:space="0" w:color="auto"/>
              </w:divBdr>
            </w:div>
          </w:divsChild>
        </w:div>
        <w:div w:id="1456410405">
          <w:marLeft w:val="0"/>
          <w:marRight w:val="0"/>
          <w:marTop w:val="0"/>
          <w:marBottom w:val="0"/>
          <w:divBdr>
            <w:top w:val="none" w:sz="0" w:space="0" w:color="auto"/>
            <w:left w:val="none" w:sz="0" w:space="0" w:color="auto"/>
            <w:bottom w:val="none" w:sz="0" w:space="0" w:color="auto"/>
            <w:right w:val="none" w:sz="0" w:space="0" w:color="auto"/>
          </w:divBdr>
          <w:divsChild>
            <w:div w:id="354767710">
              <w:marLeft w:val="0"/>
              <w:marRight w:val="0"/>
              <w:marTop w:val="0"/>
              <w:marBottom w:val="0"/>
              <w:divBdr>
                <w:top w:val="none" w:sz="0" w:space="0" w:color="auto"/>
                <w:left w:val="none" w:sz="0" w:space="0" w:color="auto"/>
                <w:bottom w:val="none" w:sz="0" w:space="0" w:color="auto"/>
                <w:right w:val="none" w:sz="0" w:space="0" w:color="auto"/>
              </w:divBdr>
            </w:div>
          </w:divsChild>
        </w:div>
        <w:div w:id="1790583801">
          <w:marLeft w:val="0"/>
          <w:marRight w:val="0"/>
          <w:marTop w:val="0"/>
          <w:marBottom w:val="0"/>
          <w:divBdr>
            <w:top w:val="none" w:sz="0" w:space="0" w:color="auto"/>
            <w:left w:val="none" w:sz="0" w:space="0" w:color="auto"/>
            <w:bottom w:val="none" w:sz="0" w:space="0" w:color="auto"/>
            <w:right w:val="none" w:sz="0" w:space="0" w:color="auto"/>
          </w:divBdr>
          <w:divsChild>
            <w:div w:id="87323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426">
      <w:bodyDiv w:val="1"/>
      <w:marLeft w:val="0"/>
      <w:marRight w:val="0"/>
      <w:marTop w:val="0"/>
      <w:marBottom w:val="0"/>
      <w:divBdr>
        <w:top w:val="none" w:sz="0" w:space="0" w:color="auto"/>
        <w:left w:val="none" w:sz="0" w:space="0" w:color="auto"/>
        <w:bottom w:val="none" w:sz="0" w:space="0" w:color="auto"/>
        <w:right w:val="none" w:sz="0" w:space="0" w:color="auto"/>
      </w:divBdr>
    </w:div>
    <w:div w:id="649870578">
      <w:bodyDiv w:val="1"/>
      <w:marLeft w:val="0"/>
      <w:marRight w:val="0"/>
      <w:marTop w:val="0"/>
      <w:marBottom w:val="0"/>
      <w:divBdr>
        <w:top w:val="none" w:sz="0" w:space="0" w:color="auto"/>
        <w:left w:val="none" w:sz="0" w:space="0" w:color="auto"/>
        <w:bottom w:val="none" w:sz="0" w:space="0" w:color="auto"/>
        <w:right w:val="none" w:sz="0" w:space="0" w:color="auto"/>
      </w:divBdr>
    </w:div>
    <w:div w:id="660502752">
      <w:bodyDiv w:val="1"/>
      <w:marLeft w:val="0"/>
      <w:marRight w:val="0"/>
      <w:marTop w:val="0"/>
      <w:marBottom w:val="0"/>
      <w:divBdr>
        <w:top w:val="none" w:sz="0" w:space="0" w:color="auto"/>
        <w:left w:val="none" w:sz="0" w:space="0" w:color="auto"/>
        <w:bottom w:val="none" w:sz="0" w:space="0" w:color="auto"/>
        <w:right w:val="none" w:sz="0" w:space="0" w:color="auto"/>
      </w:divBdr>
      <w:divsChild>
        <w:div w:id="1736123172">
          <w:marLeft w:val="0"/>
          <w:marRight w:val="0"/>
          <w:marTop w:val="0"/>
          <w:marBottom w:val="0"/>
          <w:divBdr>
            <w:top w:val="none" w:sz="0" w:space="0" w:color="auto"/>
            <w:left w:val="none" w:sz="0" w:space="0" w:color="auto"/>
            <w:bottom w:val="none" w:sz="0" w:space="0" w:color="auto"/>
            <w:right w:val="none" w:sz="0" w:space="0" w:color="auto"/>
          </w:divBdr>
          <w:divsChild>
            <w:div w:id="84393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2943">
      <w:bodyDiv w:val="1"/>
      <w:marLeft w:val="0"/>
      <w:marRight w:val="0"/>
      <w:marTop w:val="0"/>
      <w:marBottom w:val="0"/>
      <w:divBdr>
        <w:top w:val="none" w:sz="0" w:space="0" w:color="auto"/>
        <w:left w:val="none" w:sz="0" w:space="0" w:color="auto"/>
        <w:bottom w:val="none" w:sz="0" w:space="0" w:color="auto"/>
        <w:right w:val="none" w:sz="0" w:space="0" w:color="auto"/>
      </w:divBdr>
    </w:div>
    <w:div w:id="671445929">
      <w:bodyDiv w:val="1"/>
      <w:marLeft w:val="0"/>
      <w:marRight w:val="0"/>
      <w:marTop w:val="0"/>
      <w:marBottom w:val="0"/>
      <w:divBdr>
        <w:top w:val="none" w:sz="0" w:space="0" w:color="auto"/>
        <w:left w:val="none" w:sz="0" w:space="0" w:color="auto"/>
        <w:bottom w:val="none" w:sz="0" w:space="0" w:color="auto"/>
        <w:right w:val="none" w:sz="0" w:space="0" w:color="auto"/>
      </w:divBdr>
    </w:div>
    <w:div w:id="677075623">
      <w:bodyDiv w:val="1"/>
      <w:marLeft w:val="0"/>
      <w:marRight w:val="0"/>
      <w:marTop w:val="0"/>
      <w:marBottom w:val="0"/>
      <w:divBdr>
        <w:top w:val="none" w:sz="0" w:space="0" w:color="auto"/>
        <w:left w:val="none" w:sz="0" w:space="0" w:color="auto"/>
        <w:bottom w:val="none" w:sz="0" w:space="0" w:color="auto"/>
        <w:right w:val="none" w:sz="0" w:space="0" w:color="auto"/>
      </w:divBdr>
    </w:div>
    <w:div w:id="701056844">
      <w:bodyDiv w:val="1"/>
      <w:marLeft w:val="0"/>
      <w:marRight w:val="0"/>
      <w:marTop w:val="0"/>
      <w:marBottom w:val="0"/>
      <w:divBdr>
        <w:top w:val="none" w:sz="0" w:space="0" w:color="auto"/>
        <w:left w:val="none" w:sz="0" w:space="0" w:color="auto"/>
        <w:bottom w:val="none" w:sz="0" w:space="0" w:color="auto"/>
        <w:right w:val="none" w:sz="0" w:space="0" w:color="auto"/>
      </w:divBdr>
    </w:div>
    <w:div w:id="701788892">
      <w:bodyDiv w:val="1"/>
      <w:marLeft w:val="0"/>
      <w:marRight w:val="0"/>
      <w:marTop w:val="0"/>
      <w:marBottom w:val="0"/>
      <w:divBdr>
        <w:top w:val="none" w:sz="0" w:space="0" w:color="auto"/>
        <w:left w:val="none" w:sz="0" w:space="0" w:color="auto"/>
        <w:bottom w:val="none" w:sz="0" w:space="0" w:color="auto"/>
        <w:right w:val="none" w:sz="0" w:space="0" w:color="auto"/>
      </w:divBdr>
    </w:div>
    <w:div w:id="719324257">
      <w:bodyDiv w:val="1"/>
      <w:marLeft w:val="0"/>
      <w:marRight w:val="0"/>
      <w:marTop w:val="0"/>
      <w:marBottom w:val="0"/>
      <w:divBdr>
        <w:top w:val="none" w:sz="0" w:space="0" w:color="auto"/>
        <w:left w:val="none" w:sz="0" w:space="0" w:color="auto"/>
        <w:bottom w:val="none" w:sz="0" w:space="0" w:color="auto"/>
        <w:right w:val="none" w:sz="0" w:space="0" w:color="auto"/>
      </w:divBdr>
      <w:divsChild>
        <w:div w:id="1804929192">
          <w:marLeft w:val="0"/>
          <w:marRight w:val="0"/>
          <w:marTop w:val="0"/>
          <w:marBottom w:val="0"/>
          <w:divBdr>
            <w:top w:val="none" w:sz="0" w:space="0" w:color="auto"/>
            <w:left w:val="none" w:sz="0" w:space="0" w:color="auto"/>
            <w:bottom w:val="none" w:sz="0" w:space="0" w:color="auto"/>
            <w:right w:val="none" w:sz="0" w:space="0" w:color="auto"/>
          </w:divBdr>
          <w:divsChild>
            <w:div w:id="610206996">
              <w:marLeft w:val="0"/>
              <w:marRight w:val="0"/>
              <w:marTop w:val="0"/>
              <w:marBottom w:val="0"/>
              <w:divBdr>
                <w:top w:val="none" w:sz="0" w:space="0" w:color="auto"/>
                <w:left w:val="none" w:sz="0" w:space="0" w:color="auto"/>
                <w:bottom w:val="none" w:sz="0" w:space="0" w:color="auto"/>
                <w:right w:val="none" w:sz="0" w:space="0" w:color="auto"/>
              </w:divBdr>
              <w:divsChild>
                <w:div w:id="19562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640503">
      <w:bodyDiv w:val="1"/>
      <w:marLeft w:val="0"/>
      <w:marRight w:val="0"/>
      <w:marTop w:val="0"/>
      <w:marBottom w:val="0"/>
      <w:divBdr>
        <w:top w:val="none" w:sz="0" w:space="0" w:color="auto"/>
        <w:left w:val="none" w:sz="0" w:space="0" w:color="auto"/>
        <w:bottom w:val="none" w:sz="0" w:space="0" w:color="auto"/>
        <w:right w:val="none" w:sz="0" w:space="0" w:color="auto"/>
      </w:divBdr>
    </w:div>
    <w:div w:id="730545706">
      <w:bodyDiv w:val="1"/>
      <w:marLeft w:val="0"/>
      <w:marRight w:val="0"/>
      <w:marTop w:val="0"/>
      <w:marBottom w:val="0"/>
      <w:divBdr>
        <w:top w:val="none" w:sz="0" w:space="0" w:color="auto"/>
        <w:left w:val="none" w:sz="0" w:space="0" w:color="auto"/>
        <w:bottom w:val="none" w:sz="0" w:space="0" w:color="auto"/>
        <w:right w:val="none" w:sz="0" w:space="0" w:color="auto"/>
      </w:divBdr>
    </w:div>
    <w:div w:id="755784436">
      <w:bodyDiv w:val="1"/>
      <w:marLeft w:val="0"/>
      <w:marRight w:val="0"/>
      <w:marTop w:val="0"/>
      <w:marBottom w:val="0"/>
      <w:divBdr>
        <w:top w:val="none" w:sz="0" w:space="0" w:color="auto"/>
        <w:left w:val="none" w:sz="0" w:space="0" w:color="auto"/>
        <w:bottom w:val="none" w:sz="0" w:space="0" w:color="auto"/>
        <w:right w:val="none" w:sz="0" w:space="0" w:color="auto"/>
      </w:divBdr>
    </w:div>
    <w:div w:id="764692215">
      <w:bodyDiv w:val="1"/>
      <w:marLeft w:val="0"/>
      <w:marRight w:val="0"/>
      <w:marTop w:val="0"/>
      <w:marBottom w:val="0"/>
      <w:divBdr>
        <w:top w:val="none" w:sz="0" w:space="0" w:color="auto"/>
        <w:left w:val="none" w:sz="0" w:space="0" w:color="auto"/>
        <w:bottom w:val="none" w:sz="0" w:space="0" w:color="auto"/>
        <w:right w:val="none" w:sz="0" w:space="0" w:color="auto"/>
      </w:divBdr>
    </w:div>
    <w:div w:id="766273401">
      <w:bodyDiv w:val="1"/>
      <w:marLeft w:val="0"/>
      <w:marRight w:val="0"/>
      <w:marTop w:val="0"/>
      <w:marBottom w:val="0"/>
      <w:divBdr>
        <w:top w:val="none" w:sz="0" w:space="0" w:color="auto"/>
        <w:left w:val="none" w:sz="0" w:space="0" w:color="auto"/>
        <w:bottom w:val="none" w:sz="0" w:space="0" w:color="auto"/>
        <w:right w:val="none" w:sz="0" w:space="0" w:color="auto"/>
      </w:divBdr>
    </w:div>
    <w:div w:id="778261259">
      <w:bodyDiv w:val="1"/>
      <w:marLeft w:val="0"/>
      <w:marRight w:val="0"/>
      <w:marTop w:val="0"/>
      <w:marBottom w:val="0"/>
      <w:divBdr>
        <w:top w:val="none" w:sz="0" w:space="0" w:color="auto"/>
        <w:left w:val="none" w:sz="0" w:space="0" w:color="auto"/>
        <w:bottom w:val="none" w:sz="0" w:space="0" w:color="auto"/>
        <w:right w:val="none" w:sz="0" w:space="0" w:color="auto"/>
      </w:divBdr>
    </w:div>
    <w:div w:id="801001843">
      <w:bodyDiv w:val="1"/>
      <w:marLeft w:val="0"/>
      <w:marRight w:val="0"/>
      <w:marTop w:val="0"/>
      <w:marBottom w:val="0"/>
      <w:divBdr>
        <w:top w:val="none" w:sz="0" w:space="0" w:color="auto"/>
        <w:left w:val="none" w:sz="0" w:space="0" w:color="auto"/>
        <w:bottom w:val="none" w:sz="0" w:space="0" w:color="auto"/>
        <w:right w:val="none" w:sz="0" w:space="0" w:color="auto"/>
      </w:divBdr>
    </w:div>
    <w:div w:id="803498488">
      <w:bodyDiv w:val="1"/>
      <w:marLeft w:val="0"/>
      <w:marRight w:val="0"/>
      <w:marTop w:val="0"/>
      <w:marBottom w:val="0"/>
      <w:divBdr>
        <w:top w:val="none" w:sz="0" w:space="0" w:color="auto"/>
        <w:left w:val="none" w:sz="0" w:space="0" w:color="auto"/>
        <w:bottom w:val="none" w:sz="0" w:space="0" w:color="auto"/>
        <w:right w:val="none" w:sz="0" w:space="0" w:color="auto"/>
      </w:divBdr>
    </w:div>
    <w:div w:id="813369774">
      <w:bodyDiv w:val="1"/>
      <w:marLeft w:val="0"/>
      <w:marRight w:val="0"/>
      <w:marTop w:val="0"/>
      <w:marBottom w:val="0"/>
      <w:divBdr>
        <w:top w:val="none" w:sz="0" w:space="0" w:color="auto"/>
        <w:left w:val="none" w:sz="0" w:space="0" w:color="auto"/>
        <w:bottom w:val="none" w:sz="0" w:space="0" w:color="auto"/>
        <w:right w:val="none" w:sz="0" w:space="0" w:color="auto"/>
      </w:divBdr>
    </w:div>
    <w:div w:id="814180759">
      <w:bodyDiv w:val="1"/>
      <w:marLeft w:val="0"/>
      <w:marRight w:val="0"/>
      <w:marTop w:val="0"/>
      <w:marBottom w:val="0"/>
      <w:divBdr>
        <w:top w:val="none" w:sz="0" w:space="0" w:color="auto"/>
        <w:left w:val="none" w:sz="0" w:space="0" w:color="auto"/>
        <w:bottom w:val="none" w:sz="0" w:space="0" w:color="auto"/>
        <w:right w:val="none" w:sz="0" w:space="0" w:color="auto"/>
      </w:divBdr>
    </w:div>
    <w:div w:id="826750172">
      <w:bodyDiv w:val="1"/>
      <w:marLeft w:val="0"/>
      <w:marRight w:val="0"/>
      <w:marTop w:val="0"/>
      <w:marBottom w:val="0"/>
      <w:divBdr>
        <w:top w:val="none" w:sz="0" w:space="0" w:color="auto"/>
        <w:left w:val="none" w:sz="0" w:space="0" w:color="auto"/>
        <w:bottom w:val="none" w:sz="0" w:space="0" w:color="auto"/>
        <w:right w:val="none" w:sz="0" w:space="0" w:color="auto"/>
      </w:divBdr>
    </w:div>
    <w:div w:id="828328434">
      <w:bodyDiv w:val="1"/>
      <w:marLeft w:val="0"/>
      <w:marRight w:val="0"/>
      <w:marTop w:val="0"/>
      <w:marBottom w:val="0"/>
      <w:divBdr>
        <w:top w:val="none" w:sz="0" w:space="0" w:color="auto"/>
        <w:left w:val="none" w:sz="0" w:space="0" w:color="auto"/>
        <w:bottom w:val="none" w:sz="0" w:space="0" w:color="auto"/>
        <w:right w:val="none" w:sz="0" w:space="0" w:color="auto"/>
      </w:divBdr>
    </w:div>
    <w:div w:id="835075243">
      <w:bodyDiv w:val="1"/>
      <w:marLeft w:val="0"/>
      <w:marRight w:val="0"/>
      <w:marTop w:val="0"/>
      <w:marBottom w:val="0"/>
      <w:divBdr>
        <w:top w:val="none" w:sz="0" w:space="0" w:color="auto"/>
        <w:left w:val="none" w:sz="0" w:space="0" w:color="auto"/>
        <w:bottom w:val="none" w:sz="0" w:space="0" w:color="auto"/>
        <w:right w:val="none" w:sz="0" w:space="0" w:color="auto"/>
      </w:divBdr>
      <w:divsChild>
        <w:div w:id="563370624">
          <w:marLeft w:val="0"/>
          <w:marRight w:val="0"/>
          <w:marTop w:val="0"/>
          <w:marBottom w:val="0"/>
          <w:divBdr>
            <w:top w:val="none" w:sz="0" w:space="0" w:color="auto"/>
            <w:left w:val="none" w:sz="0" w:space="0" w:color="auto"/>
            <w:bottom w:val="none" w:sz="0" w:space="0" w:color="auto"/>
            <w:right w:val="none" w:sz="0" w:space="0" w:color="auto"/>
          </w:divBdr>
        </w:div>
        <w:div w:id="905341550">
          <w:marLeft w:val="0"/>
          <w:marRight w:val="0"/>
          <w:marTop w:val="0"/>
          <w:marBottom w:val="0"/>
          <w:divBdr>
            <w:top w:val="none" w:sz="0" w:space="0" w:color="auto"/>
            <w:left w:val="none" w:sz="0" w:space="0" w:color="auto"/>
            <w:bottom w:val="none" w:sz="0" w:space="0" w:color="auto"/>
            <w:right w:val="none" w:sz="0" w:space="0" w:color="auto"/>
          </w:divBdr>
          <w:divsChild>
            <w:div w:id="447898199">
              <w:marLeft w:val="0"/>
              <w:marRight w:val="0"/>
              <w:marTop w:val="0"/>
              <w:marBottom w:val="0"/>
              <w:divBdr>
                <w:top w:val="none" w:sz="0" w:space="0" w:color="auto"/>
                <w:left w:val="none" w:sz="0" w:space="0" w:color="auto"/>
                <w:bottom w:val="none" w:sz="0" w:space="0" w:color="auto"/>
                <w:right w:val="none" w:sz="0" w:space="0" w:color="auto"/>
              </w:divBdr>
              <w:divsChild>
                <w:div w:id="19510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91409">
      <w:bodyDiv w:val="1"/>
      <w:marLeft w:val="0"/>
      <w:marRight w:val="0"/>
      <w:marTop w:val="0"/>
      <w:marBottom w:val="0"/>
      <w:divBdr>
        <w:top w:val="none" w:sz="0" w:space="0" w:color="auto"/>
        <w:left w:val="none" w:sz="0" w:space="0" w:color="auto"/>
        <w:bottom w:val="none" w:sz="0" w:space="0" w:color="auto"/>
        <w:right w:val="none" w:sz="0" w:space="0" w:color="auto"/>
      </w:divBdr>
    </w:div>
    <w:div w:id="852500186">
      <w:bodyDiv w:val="1"/>
      <w:marLeft w:val="0"/>
      <w:marRight w:val="0"/>
      <w:marTop w:val="0"/>
      <w:marBottom w:val="0"/>
      <w:divBdr>
        <w:top w:val="none" w:sz="0" w:space="0" w:color="auto"/>
        <w:left w:val="none" w:sz="0" w:space="0" w:color="auto"/>
        <w:bottom w:val="none" w:sz="0" w:space="0" w:color="auto"/>
        <w:right w:val="none" w:sz="0" w:space="0" w:color="auto"/>
      </w:divBdr>
    </w:div>
    <w:div w:id="852764329">
      <w:bodyDiv w:val="1"/>
      <w:marLeft w:val="0"/>
      <w:marRight w:val="0"/>
      <w:marTop w:val="0"/>
      <w:marBottom w:val="0"/>
      <w:divBdr>
        <w:top w:val="none" w:sz="0" w:space="0" w:color="auto"/>
        <w:left w:val="none" w:sz="0" w:space="0" w:color="auto"/>
        <w:bottom w:val="none" w:sz="0" w:space="0" w:color="auto"/>
        <w:right w:val="none" w:sz="0" w:space="0" w:color="auto"/>
      </w:divBdr>
    </w:div>
    <w:div w:id="863204906">
      <w:bodyDiv w:val="1"/>
      <w:marLeft w:val="0"/>
      <w:marRight w:val="0"/>
      <w:marTop w:val="0"/>
      <w:marBottom w:val="0"/>
      <w:divBdr>
        <w:top w:val="none" w:sz="0" w:space="0" w:color="auto"/>
        <w:left w:val="none" w:sz="0" w:space="0" w:color="auto"/>
        <w:bottom w:val="none" w:sz="0" w:space="0" w:color="auto"/>
        <w:right w:val="none" w:sz="0" w:space="0" w:color="auto"/>
      </w:divBdr>
    </w:div>
    <w:div w:id="863900948">
      <w:bodyDiv w:val="1"/>
      <w:marLeft w:val="0"/>
      <w:marRight w:val="0"/>
      <w:marTop w:val="0"/>
      <w:marBottom w:val="0"/>
      <w:divBdr>
        <w:top w:val="none" w:sz="0" w:space="0" w:color="auto"/>
        <w:left w:val="none" w:sz="0" w:space="0" w:color="auto"/>
        <w:bottom w:val="none" w:sz="0" w:space="0" w:color="auto"/>
        <w:right w:val="none" w:sz="0" w:space="0" w:color="auto"/>
      </w:divBdr>
    </w:div>
    <w:div w:id="877743518">
      <w:bodyDiv w:val="1"/>
      <w:marLeft w:val="0"/>
      <w:marRight w:val="0"/>
      <w:marTop w:val="0"/>
      <w:marBottom w:val="0"/>
      <w:divBdr>
        <w:top w:val="none" w:sz="0" w:space="0" w:color="auto"/>
        <w:left w:val="none" w:sz="0" w:space="0" w:color="auto"/>
        <w:bottom w:val="none" w:sz="0" w:space="0" w:color="auto"/>
        <w:right w:val="none" w:sz="0" w:space="0" w:color="auto"/>
      </w:divBdr>
    </w:div>
    <w:div w:id="878394450">
      <w:bodyDiv w:val="1"/>
      <w:marLeft w:val="0"/>
      <w:marRight w:val="0"/>
      <w:marTop w:val="0"/>
      <w:marBottom w:val="0"/>
      <w:divBdr>
        <w:top w:val="none" w:sz="0" w:space="0" w:color="auto"/>
        <w:left w:val="none" w:sz="0" w:space="0" w:color="auto"/>
        <w:bottom w:val="none" w:sz="0" w:space="0" w:color="auto"/>
        <w:right w:val="none" w:sz="0" w:space="0" w:color="auto"/>
      </w:divBdr>
    </w:div>
    <w:div w:id="891118045">
      <w:bodyDiv w:val="1"/>
      <w:marLeft w:val="0"/>
      <w:marRight w:val="0"/>
      <w:marTop w:val="0"/>
      <w:marBottom w:val="0"/>
      <w:divBdr>
        <w:top w:val="none" w:sz="0" w:space="0" w:color="auto"/>
        <w:left w:val="none" w:sz="0" w:space="0" w:color="auto"/>
        <w:bottom w:val="none" w:sz="0" w:space="0" w:color="auto"/>
        <w:right w:val="none" w:sz="0" w:space="0" w:color="auto"/>
      </w:divBdr>
    </w:div>
    <w:div w:id="892738308">
      <w:bodyDiv w:val="1"/>
      <w:marLeft w:val="0"/>
      <w:marRight w:val="0"/>
      <w:marTop w:val="0"/>
      <w:marBottom w:val="0"/>
      <w:divBdr>
        <w:top w:val="none" w:sz="0" w:space="0" w:color="auto"/>
        <w:left w:val="none" w:sz="0" w:space="0" w:color="auto"/>
        <w:bottom w:val="none" w:sz="0" w:space="0" w:color="auto"/>
        <w:right w:val="none" w:sz="0" w:space="0" w:color="auto"/>
      </w:divBdr>
    </w:div>
    <w:div w:id="931283177">
      <w:bodyDiv w:val="1"/>
      <w:marLeft w:val="0"/>
      <w:marRight w:val="0"/>
      <w:marTop w:val="0"/>
      <w:marBottom w:val="0"/>
      <w:divBdr>
        <w:top w:val="none" w:sz="0" w:space="0" w:color="auto"/>
        <w:left w:val="none" w:sz="0" w:space="0" w:color="auto"/>
        <w:bottom w:val="none" w:sz="0" w:space="0" w:color="auto"/>
        <w:right w:val="none" w:sz="0" w:space="0" w:color="auto"/>
      </w:divBdr>
      <w:divsChild>
        <w:div w:id="364327771">
          <w:marLeft w:val="0"/>
          <w:marRight w:val="0"/>
          <w:marTop w:val="0"/>
          <w:marBottom w:val="0"/>
          <w:divBdr>
            <w:top w:val="none" w:sz="0" w:space="0" w:color="auto"/>
            <w:left w:val="none" w:sz="0" w:space="0" w:color="auto"/>
            <w:bottom w:val="none" w:sz="0" w:space="0" w:color="auto"/>
            <w:right w:val="none" w:sz="0" w:space="0" w:color="auto"/>
          </w:divBdr>
          <w:divsChild>
            <w:div w:id="1531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79493">
      <w:bodyDiv w:val="1"/>
      <w:marLeft w:val="0"/>
      <w:marRight w:val="0"/>
      <w:marTop w:val="0"/>
      <w:marBottom w:val="0"/>
      <w:divBdr>
        <w:top w:val="none" w:sz="0" w:space="0" w:color="auto"/>
        <w:left w:val="none" w:sz="0" w:space="0" w:color="auto"/>
        <w:bottom w:val="none" w:sz="0" w:space="0" w:color="auto"/>
        <w:right w:val="none" w:sz="0" w:space="0" w:color="auto"/>
      </w:divBdr>
    </w:div>
    <w:div w:id="951589499">
      <w:bodyDiv w:val="1"/>
      <w:marLeft w:val="0"/>
      <w:marRight w:val="0"/>
      <w:marTop w:val="0"/>
      <w:marBottom w:val="0"/>
      <w:divBdr>
        <w:top w:val="none" w:sz="0" w:space="0" w:color="auto"/>
        <w:left w:val="none" w:sz="0" w:space="0" w:color="auto"/>
        <w:bottom w:val="none" w:sz="0" w:space="0" w:color="auto"/>
        <w:right w:val="none" w:sz="0" w:space="0" w:color="auto"/>
      </w:divBdr>
    </w:div>
    <w:div w:id="956911692">
      <w:bodyDiv w:val="1"/>
      <w:marLeft w:val="0"/>
      <w:marRight w:val="0"/>
      <w:marTop w:val="0"/>
      <w:marBottom w:val="0"/>
      <w:divBdr>
        <w:top w:val="none" w:sz="0" w:space="0" w:color="auto"/>
        <w:left w:val="none" w:sz="0" w:space="0" w:color="auto"/>
        <w:bottom w:val="none" w:sz="0" w:space="0" w:color="auto"/>
        <w:right w:val="none" w:sz="0" w:space="0" w:color="auto"/>
      </w:divBdr>
    </w:div>
    <w:div w:id="960452357">
      <w:bodyDiv w:val="1"/>
      <w:marLeft w:val="0"/>
      <w:marRight w:val="0"/>
      <w:marTop w:val="0"/>
      <w:marBottom w:val="0"/>
      <w:divBdr>
        <w:top w:val="none" w:sz="0" w:space="0" w:color="auto"/>
        <w:left w:val="none" w:sz="0" w:space="0" w:color="auto"/>
        <w:bottom w:val="none" w:sz="0" w:space="0" w:color="auto"/>
        <w:right w:val="none" w:sz="0" w:space="0" w:color="auto"/>
      </w:divBdr>
    </w:div>
    <w:div w:id="965936103">
      <w:bodyDiv w:val="1"/>
      <w:marLeft w:val="0"/>
      <w:marRight w:val="0"/>
      <w:marTop w:val="0"/>
      <w:marBottom w:val="0"/>
      <w:divBdr>
        <w:top w:val="none" w:sz="0" w:space="0" w:color="auto"/>
        <w:left w:val="none" w:sz="0" w:space="0" w:color="auto"/>
        <w:bottom w:val="none" w:sz="0" w:space="0" w:color="auto"/>
        <w:right w:val="none" w:sz="0" w:space="0" w:color="auto"/>
      </w:divBdr>
    </w:div>
    <w:div w:id="974142038">
      <w:bodyDiv w:val="1"/>
      <w:marLeft w:val="0"/>
      <w:marRight w:val="0"/>
      <w:marTop w:val="0"/>
      <w:marBottom w:val="0"/>
      <w:divBdr>
        <w:top w:val="none" w:sz="0" w:space="0" w:color="auto"/>
        <w:left w:val="none" w:sz="0" w:space="0" w:color="auto"/>
        <w:bottom w:val="none" w:sz="0" w:space="0" w:color="auto"/>
        <w:right w:val="none" w:sz="0" w:space="0" w:color="auto"/>
      </w:divBdr>
    </w:div>
    <w:div w:id="976493931">
      <w:bodyDiv w:val="1"/>
      <w:marLeft w:val="0"/>
      <w:marRight w:val="0"/>
      <w:marTop w:val="0"/>
      <w:marBottom w:val="0"/>
      <w:divBdr>
        <w:top w:val="none" w:sz="0" w:space="0" w:color="auto"/>
        <w:left w:val="none" w:sz="0" w:space="0" w:color="auto"/>
        <w:bottom w:val="none" w:sz="0" w:space="0" w:color="auto"/>
        <w:right w:val="none" w:sz="0" w:space="0" w:color="auto"/>
      </w:divBdr>
    </w:div>
    <w:div w:id="979916686">
      <w:bodyDiv w:val="1"/>
      <w:marLeft w:val="0"/>
      <w:marRight w:val="0"/>
      <w:marTop w:val="0"/>
      <w:marBottom w:val="0"/>
      <w:divBdr>
        <w:top w:val="none" w:sz="0" w:space="0" w:color="auto"/>
        <w:left w:val="none" w:sz="0" w:space="0" w:color="auto"/>
        <w:bottom w:val="none" w:sz="0" w:space="0" w:color="auto"/>
        <w:right w:val="none" w:sz="0" w:space="0" w:color="auto"/>
      </w:divBdr>
    </w:div>
    <w:div w:id="985007510">
      <w:bodyDiv w:val="1"/>
      <w:marLeft w:val="0"/>
      <w:marRight w:val="0"/>
      <w:marTop w:val="0"/>
      <w:marBottom w:val="0"/>
      <w:divBdr>
        <w:top w:val="none" w:sz="0" w:space="0" w:color="auto"/>
        <w:left w:val="none" w:sz="0" w:space="0" w:color="auto"/>
        <w:bottom w:val="none" w:sz="0" w:space="0" w:color="auto"/>
        <w:right w:val="none" w:sz="0" w:space="0" w:color="auto"/>
      </w:divBdr>
      <w:divsChild>
        <w:div w:id="121727719">
          <w:marLeft w:val="0"/>
          <w:marRight w:val="0"/>
          <w:marTop w:val="0"/>
          <w:marBottom w:val="120"/>
          <w:divBdr>
            <w:top w:val="none" w:sz="0" w:space="0" w:color="auto"/>
            <w:left w:val="none" w:sz="0" w:space="0" w:color="auto"/>
            <w:bottom w:val="none" w:sz="0" w:space="0" w:color="auto"/>
            <w:right w:val="none" w:sz="0" w:space="0" w:color="auto"/>
          </w:divBdr>
          <w:divsChild>
            <w:div w:id="2091734833">
              <w:marLeft w:val="0"/>
              <w:marRight w:val="0"/>
              <w:marTop w:val="0"/>
              <w:marBottom w:val="0"/>
              <w:divBdr>
                <w:top w:val="none" w:sz="0" w:space="0" w:color="auto"/>
                <w:left w:val="none" w:sz="0" w:space="0" w:color="auto"/>
                <w:bottom w:val="none" w:sz="0" w:space="0" w:color="auto"/>
                <w:right w:val="none" w:sz="0" w:space="0" w:color="auto"/>
              </w:divBdr>
              <w:divsChild>
                <w:div w:id="555046574">
                  <w:marLeft w:val="0"/>
                  <w:marRight w:val="0"/>
                  <w:marTop w:val="0"/>
                  <w:marBottom w:val="0"/>
                  <w:divBdr>
                    <w:top w:val="none" w:sz="0" w:space="0" w:color="auto"/>
                    <w:left w:val="none" w:sz="0" w:space="0" w:color="auto"/>
                    <w:bottom w:val="none" w:sz="0" w:space="0" w:color="auto"/>
                    <w:right w:val="none" w:sz="0" w:space="0" w:color="auto"/>
                  </w:divBdr>
                  <w:divsChild>
                    <w:div w:id="14233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21005">
      <w:bodyDiv w:val="1"/>
      <w:marLeft w:val="0"/>
      <w:marRight w:val="0"/>
      <w:marTop w:val="0"/>
      <w:marBottom w:val="0"/>
      <w:divBdr>
        <w:top w:val="none" w:sz="0" w:space="0" w:color="auto"/>
        <w:left w:val="none" w:sz="0" w:space="0" w:color="auto"/>
        <w:bottom w:val="none" w:sz="0" w:space="0" w:color="auto"/>
        <w:right w:val="none" w:sz="0" w:space="0" w:color="auto"/>
      </w:divBdr>
    </w:div>
    <w:div w:id="989676321">
      <w:bodyDiv w:val="1"/>
      <w:marLeft w:val="0"/>
      <w:marRight w:val="0"/>
      <w:marTop w:val="0"/>
      <w:marBottom w:val="0"/>
      <w:divBdr>
        <w:top w:val="none" w:sz="0" w:space="0" w:color="auto"/>
        <w:left w:val="none" w:sz="0" w:space="0" w:color="auto"/>
        <w:bottom w:val="none" w:sz="0" w:space="0" w:color="auto"/>
        <w:right w:val="none" w:sz="0" w:space="0" w:color="auto"/>
      </w:divBdr>
    </w:div>
    <w:div w:id="1005671214">
      <w:bodyDiv w:val="1"/>
      <w:marLeft w:val="0"/>
      <w:marRight w:val="0"/>
      <w:marTop w:val="0"/>
      <w:marBottom w:val="0"/>
      <w:divBdr>
        <w:top w:val="none" w:sz="0" w:space="0" w:color="auto"/>
        <w:left w:val="none" w:sz="0" w:space="0" w:color="auto"/>
        <w:bottom w:val="none" w:sz="0" w:space="0" w:color="auto"/>
        <w:right w:val="none" w:sz="0" w:space="0" w:color="auto"/>
      </w:divBdr>
    </w:div>
    <w:div w:id="1027802625">
      <w:bodyDiv w:val="1"/>
      <w:marLeft w:val="0"/>
      <w:marRight w:val="0"/>
      <w:marTop w:val="0"/>
      <w:marBottom w:val="0"/>
      <w:divBdr>
        <w:top w:val="none" w:sz="0" w:space="0" w:color="auto"/>
        <w:left w:val="none" w:sz="0" w:space="0" w:color="auto"/>
        <w:bottom w:val="none" w:sz="0" w:space="0" w:color="auto"/>
        <w:right w:val="none" w:sz="0" w:space="0" w:color="auto"/>
      </w:divBdr>
      <w:divsChild>
        <w:div w:id="1618637617">
          <w:marLeft w:val="0"/>
          <w:marRight w:val="0"/>
          <w:marTop w:val="0"/>
          <w:marBottom w:val="0"/>
          <w:divBdr>
            <w:top w:val="none" w:sz="0" w:space="0" w:color="auto"/>
            <w:left w:val="none" w:sz="0" w:space="0" w:color="auto"/>
            <w:bottom w:val="none" w:sz="0" w:space="0" w:color="auto"/>
            <w:right w:val="none" w:sz="0" w:space="0" w:color="auto"/>
          </w:divBdr>
        </w:div>
      </w:divsChild>
    </w:div>
    <w:div w:id="1045449591">
      <w:bodyDiv w:val="1"/>
      <w:marLeft w:val="0"/>
      <w:marRight w:val="0"/>
      <w:marTop w:val="0"/>
      <w:marBottom w:val="0"/>
      <w:divBdr>
        <w:top w:val="none" w:sz="0" w:space="0" w:color="auto"/>
        <w:left w:val="none" w:sz="0" w:space="0" w:color="auto"/>
        <w:bottom w:val="none" w:sz="0" w:space="0" w:color="auto"/>
        <w:right w:val="none" w:sz="0" w:space="0" w:color="auto"/>
      </w:divBdr>
      <w:divsChild>
        <w:div w:id="505367338">
          <w:marLeft w:val="0"/>
          <w:marRight w:val="0"/>
          <w:marTop w:val="0"/>
          <w:marBottom w:val="0"/>
          <w:divBdr>
            <w:top w:val="none" w:sz="0" w:space="0" w:color="auto"/>
            <w:left w:val="none" w:sz="0" w:space="0" w:color="auto"/>
            <w:bottom w:val="none" w:sz="0" w:space="0" w:color="auto"/>
            <w:right w:val="none" w:sz="0" w:space="0" w:color="auto"/>
          </w:divBdr>
        </w:div>
        <w:div w:id="933515685">
          <w:marLeft w:val="0"/>
          <w:marRight w:val="0"/>
          <w:marTop w:val="0"/>
          <w:marBottom w:val="0"/>
          <w:divBdr>
            <w:top w:val="none" w:sz="0" w:space="0" w:color="auto"/>
            <w:left w:val="none" w:sz="0" w:space="0" w:color="auto"/>
            <w:bottom w:val="none" w:sz="0" w:space="0" w:color="auto"/>
            <w:right w:val="none" w:sz="0" w:space="0" w:color="auto"/>
          </w:divBdr>
        </w:div>
      </w:divsChild>
    </w:div>
    <w:div w:id="1052459518">
      <w:bodyDiv w:val="1"/>
      <w:marLeft w:val="0"/>
      <w:marRight w:val="0"/>
      <w:marTop w:val="0"/>
      <w:marBottom w:val="0"/>
      <w:divBdr>
        <w:top w:val="none" w:sz="0" w:space="0" w:color="auto"/>
        <w:left w:val="none" w:sz="0" w:space="0" w:color="auto"/>
        <w:bottom w:val="none" w:sz="0" w:space="0" w:color="auto"/>
        <w:right w:val="none" w:sz="0" w:space="0" w:color="auto"/>
      </w:divBdr>
    </w:div>
    <w:div w:id="1055348406">
      <w:bodyDiv w:val="1"/>
      <w:marLeft w:val="0"/>
      <w:marRight w:val="0"/>
      <w:marTop w:val="0"/>
      <w:marBottom w:val="0"/>
      <w:divBdr>
        <w:top w:val="none" w:sz="0" w:space="0" w:color="auto"/>
        <w:left w:val="none" w:sz="0" w:space="0" w:color="auto"/>
        <w:bottom w:val="none" w:sz="0" w:space="0" w:color="auto"/>
        <w:right w:val="none" w:sz="0" w:space="0" w:color="auto"/>
      </w:divBdr>
    </w:div>
    <w:div w:id="1069575894">
      <w:bodyDiv w:val="1"/>
      <w:marLeft w:val="0"/>
      <w:marRight w:val="0"/>
      <w:marTop w:val="0"/>
      <w:marBottom w:val="0"/>
      <w:divBdr>
        <w:top w:val="none" w:sz="0" w:space="0" w:color="auto"/>
        <w:left w:val="none" w:sz="0" w:space="0" w:color="auto"/>
        <w:bottom w:val="none" w:sz="0" w:space="0" w:color="auto"/>
        <w:right w:val="none" w:sz="0" w:space="0" w:color="auto"/>
      </w:divBdr>
    </w:div>
    <w:div w:id="1070006588">
      <w:bodyDiv w:val="1"/>
      <w:marLeft w:val="0"/>
      <w:marRight w:val="0"/>
      <w:marTop w:val="0"/>
      <w:marBottom w:val="0"/>
      <w:divBdr>
        <w:top w:val="none" w:sz="0" w:space="0" w:color="auto"/>
        <w:left w:val="none" w:sz="0" w:space="0" w:color="auto"/>
        <w:bottom w:val="none" w:sz="0" w:space="0" w:color="auto"/>
        <w:right w:val="none" w:sz="0" w:space="0" w:color="auto"/>
      </w:divBdr>
    </w:div>
    <w:div w:id="1104690747">
      <w:bodyDiv w:val="1"/>
      <w:marLeft w:val="0"/>
      <w:marRight w:val="0"/>
      <w:marTop w:val="0"/>
      <w:marBottom w:val="0"/>
      <w:divBdr>
        <w:top w:val="none" w:sz="0" w:space="0" w:color="auto"/>
        <w:left w:val="none" w:sz="0" w:space="0" w:color="auto"/>
        <w:bottom w:val="none" w:sz="0" w:space="0" w:color="auto"/>
        <w:right w:val="none" w:sz="0" w:space="0" w:color="auto"/>
      </w:divBdr>
    </w:div>
    <w:div w:id="1109010790">
      <w:bodyDiv w:val="1"/>
      <w:marLeft w:val="0"/>
      <w:marRight w:val="0"/>
      <w:marTop w:val="0"/>
      <w:marBottom w:val="0"/>
      <w:divBdr>
        <w:top w:val="none" w:sz="0" w:space="0" w:color="auto"/>
        <w:left w:val="none" w:sz="0" w:space="0" w:color="auto"/>
        <w:bottom w:val="none" w:sz="0" w:space="0" w:color="auto"/>
        <w:right w:val="none" w:sz="0" w:space="0" w:color="auto"/>
      </w:divBdr>
    </w:div>
    <w:div w:id="1115171050">
      <w:bodyDiv w:val="1"/>
      <w:marLeft w:val="0"/>
      <w:marRight w:val="0"/>
      <w:marTop w:val="0"/>
      <w:marBottom w:val="0"/>
      <w:divBdr>
        <w:top w:val="none" w:sz="0" w:space="0" w:color="auto"/>
        <w:left w:val="none" w:sz="0" w:space="0" w:color="auto"/>
        <w:bottom w:val="none" w:sz="0" w:space="0" w:color="auto"/>
        <w:right w:val="none" w:sz="0" w:space="0" w:color="auto"/>
      </w:divBdr>
    </w:div>
    <w:div w:id="1115292472">
      <w:bodyDiv w:val="1"/>
      <w:marLeft w:val="0"/>
      <w:marRight w:val="0"/>
      <w:marTop w:val="0"/>
      <w:marBottom w:val="0"/>
      <w:divBdr>
        <w:top w:val="none" w:sz="0" w:space="0" w:color="auto"/>
        <w:left w:val="none" w:sz="0" w:space="0" w:color="auto"/>
        <w:bottom w:val="none" w:sz="0" w:space="0" w:color="auto"/>
        <w:right w:val="none" w:sz="0" w:space="0" w:color="auto"/>
      </w:divBdr>
      <w:divsChild>
        <w:div w:id="804541291">
          <w:marLeft w:val="0"/>
          <w:marRight w:val="0"/>
          <w:marTop w:val="0"/>
          <w:marBottom w:val="0"/>
          <w:divBdr>
            <w:top w:val="none" w:sz="0" w:space="0" w:color="auto"/>
            <w:left w:val="none" w:sz="0" w:space="0" w:color="auto"/>
            <w:bottom w:val="none" w:sz="0" w:space="0" w:color="auto"/>
            <w:right w:val="none" w:sz="0" w:space="0" w:color="auto"/>
          </w:divBdr>
          <w:divsChild>
            <w:div w:id="18412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3187">
      <w:bodyDiv w:val="1"/>
      <w:marLeft w:val="0"/>
      <w:marRight w:val="0"/>
      <w:marTop w:val="0"/>
      <w:marBottom w:val="0"/>
      <w:divBdr>
        <w:top w:val="none" w:sz="0" w:space="0" w:color="auto"/>
        <w:left w:val="none" w:sz="0" w:space="0" w:color="auto"/>
        <w:bottom w:val="none" w:sz="0" w:space="0" w:color="auto"/>
        <w:right w:val="none" w:sz="0" w:space="0" w:color="auto"/>
      </w:divBdr>
      <w:divsChild>
        <w:div w:id="110513813">
          <w:marLeft w:val="0"/>
          <w:marRight w:val="0"/>
          <w:marTop w:val="0"/>
          <w:marBottom w:val="0"/>
          <w:divBdr>
            <w:top w:val="none" w:sz="0" w:space="0" w:color="auto"/>
            <w:left w:val="none" w:sz="0" w:space="0" w:color="auto"/>
            <w:bottom w:val="none" w:sz="0" w:space="0" w:color="auto"/>
            <w:right w:val="none" w:sz="0" w:space="0" w:color="auto"/>
          </w:divBdr>
          <w:divsChild>
            <w:div w:id="194623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5020">
      <w:bodyDiv w:val="1"/>
      <w:marLeft w:val="0"/>
      <w:marRight w:val="0"/>
      <w:marTop w:val="0"/>
      <w:marBottom w:val="0"/>
      <w:divBdr>
        <w:top w:val="none" w:sz="0" w:space="0" w:color="auto"/>
        <w:left w:val="none" w:sz="0" w:space="0" w:color="auto"/>
        <w:bottom w:val="none" w:sz="0" w:space="0" w:color="auto"/>
        <w:right w:val="none" w:sz="0" w:space="0" w:color="auto"/>
      </w:divBdr>
    </w:div>
    <w:div w:id="1138642022">
      <w:bodyDiv w:val="1"/>
      <w:marLeft w:val="0"/>
      <w:marRight w:val="0"/>
      <w:marTop w:val="0"/>
      <w:marBottom w:val="0"/>
      <w:divBdr>
        <w:top w:val="none" w:sz="0" w:space="0" w:color="auto"/>
        <w:left w:val="none" w:sz="0" w:space="0" w:color="auto"/>
        <w:bottom w:val="none" w:sz="0" w:space="0" w:color="auto"/>
        <w:right w:val="none" w:sz="0" w:space="0" w:color="auto"/>
      </w:divBdr>
    </w:div>
    <w:div w:id="1141968158">
      <w:bodyDiv w:val="1"/>
      <w:marLeft w:val="0"/>
      <w:marRight w:val="0"/>
      <w:marTop w:val="0"/>
      <w:marBottom w:val="0"/>
      <w:divBdr>
        <w:top w:val="none" w:sz="0" w:space="0" w:color="auto"/>
        <w:left w:val="none" w:sz="0" w:space="0" w:color="auto"/>
        <w:bottom w:val="none" w:sz="0" w:space="0" w:color="auto"/>
        <w:right w:val="none" w:sz="0" w:space="0" w:color="auto"/>
      </w:divBdr>
    </w:div>
    <w:div w:id="1142309660">
      <w:bodyDiv w:val="1"/>
      <w:marLeft w:val="0"/>
      <w:marRight w:val="0"/>
      <w:marTop w:val="0"/>
      <w:marBottom w:val="0"/>
      <w:divBdr>
        <w:top w:val="none" w:sz="0" w:space="0" w:color="auto"/>
        <w:left w:val="none" w:sz="0" w:space="0" w:color="auto"/>
        <w:bottom w:val="none" w:sz="0" w:space="0" w:color="auto"/>
        <w:right w:val="none" w:sz="0" w:space="0" w:color="auto"/>
      </w:divBdr>
      <w:divsChild>
        <w:div w:id="668142643">
          <w:marLeft w:val="0"/>
          <w:marRight w:val="0"/>
          <w:marTop w:val="0"/>
          <w:marBottom w:val="0"/>
          <w:divBdr>
            <w:top w:val="none" w:sz="0" w:space="0" w:color="auto"/>
            <w:left w:val="none" w:sz="0" w:space="0" w:color="auto"/>
            <w:bottom w:val="none" w:sz="0" w:space="0" w:color="auto"/>
            <w:right w:val="none" w:sz="0" w:space="0" w:color="auto"/>
          </w:divBdr>
          <w:divsChild>
            <w:div w:id="898326252">
              <w:marLeft w:val="0"/>
              <w:marRight w:val="0"/>
              <w:marTop w:val="0"/>
              <w:marBottom w:val="0"/>
              <w:divBdr>
                <w:top w:val="none" w:sz="0" w:space="0" w:color="auto"/>
                <w:left w:val="none" w:sz="0" w:space="0" w:color="auto"/>
                <w:bottom w:val="none" w:sz="0" w:space="0" w:color="auto"/>
                <w:right w:val="none" w:sz="0" w:space="0" w:color="auto"/>
              </w:divBdr>
            </w:div>
          </w:divsChild>
        </w:div>
        <w:div w:id="1181117883">
          <w:marLeft w:val="0"/>
          <w:marRight w:val="0"/>
          <w:marTop w:val="0"/>
          <w:marBottom w:val="0"/>
          <w:divBdr>
            <w:top w:val="none" w:sz="0" w:space="0" w:color="auto"/>
            <w:left w:val="none" w:sz="0" w:space="0" w:color="auto"/>
            <w:bottom w:val="none" w:sz="0" w:space="0" w:color="auto"/>
            <w:right w:val="none" w:sz="0" w:space="0" w:color="auto"/>
          </w:divBdr>
          <w:divsChild>
            <w:div w:id="1797941197">
              <w:marLeft w:val="0"/>
              <w:marRight w:val="0"/>
              <w:marTop w:val="0"/>
              <w:marBottom w:val="0"/>
              <w:divBdr>
                <w:top w:val="none" w:sz="0" w:space="0" w:color="auto"/>
                <w:left w:val="none" w:sz="0" w:space="0" w:color="auto"/>
                <w:bottom w:val="none" w:sz="0" w:space="0" w:color="auto"/>
                <w:right w:val="none" w:sz="0" w:space="0" w:color="auto"/>
              </w:divBdr>
            </w:div>
          </w:divsChild>
        </w:div>
        <w:div w:id="1301838345">
          <w:marLeft w:val="0"/>
          <w:marRight w:val="0"/>
          <w:marTop w:val="0"/>
          <w:marBottom w:val="0"/>
          <w:divBdr>
            <w:top w:val="none" w:sz="0" w:space="0" w:color="auto"/>
            <w:left w:val="none" w:sz="0" w:space="0" w:color="auto"/>
            <w:bottom w:val="none" w:sz="0" w:space="0" w:color="auto"/>
            <w:right w:val="none" w:sz="0" w:space="0" w:color="auto"/>
          </w:divBdr>
          <w:divsChild>
            <w:div w:id="1939291252">
              <w:marLeft w:val="0"/>
              <w:marRight w:val="0"/>
              <w:marTop w:val="0"/>
              <w:marBottom w:val="0"/>
              <w:divBdr>
                <w:top w:val="none" w:sz="0" w:space="0" w:color="auto"/>
                <w:left w:val="none" w:sz="0" w:space="0" w:color="auto"/>
                <w:bottom w:val="none" w:sz="0" w:space="0" w:color="auto"/>
                <w:right w:val="none" w:sz="0" w:space="0" w:color="auto"/>
              </w:divBdr>
            </w:div>
          </w:divsChild>
        </w:div>
        <w:div w:id="1961305642">
          <w:marLeft w:val="0"/>
          <w:marRight w:val="0"/>
          <w:marTop w:val="0"/>
          <w:marBottom w:val="0"/>
          <w:divBdr>
            <w:top w:val="none" w:sz="0" w:space="0" w:color="auto"/>
            <w:left w:val="none" w:sz="0" w:space="0" w:color="auto"/>
            <w:bottom w:val="none" w:sz="0" w:space="0" w:color="auto"/>
            <w:right w:val="none" w:sz="0" w:space="0" w:color="auto"/>
          </w:divBdr>
          <w:divsChild>
            <w:div w:id="11400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9691">
      <w:bodyDiv w:val="1"/>
      <w:marLeft w:val="0"/>
      <w:marRight w:val="0"/>
      <w:marTop w:val="0"/>
      <w:marBottom w:val="0"/>
      <w:divBdr>
        <w:top w:val="none" w:sz="0" w:space="0" w:color="auto"/>
        <w:left w:val="none" w:sz="0" w:space="0" w:color="auto"/>
        <w:bottom w:val="none" w:sz="0" w:space="0" w:color="auto"/>
        <w:right w:val="none" w:sz="0" w:space="0" w:color="auto"/>
      </w:divBdr>
    </w:div>
    <w:div w:id="1247761066">
      <w:bodyDiv w:val="1"/>
      <w:marLeft w:val="0"/>
      <w:marRight w:val="0"/>
      <w:marTop w:val="0"/>
      <w:marBottom w:val="0"/>
      <w:divBdr>
        <w:top w:val="none" w:sz="0" w:space="0" w:color="auto"/>
        <w:left w:val="none" w:sz="0" w:space="0" w:color="auto"/>
        <w:bottom w:val="none" w:sz="0" w:space="0" w:color="auto"/>
        <w:right w:val="none" w:sz="0" w:space="0" w:color="auto"/>
      </w:divBdr>
    </w:div>
    <w:div w:id="1271355345">
      <w:bodyDiv w:val="1"/>
      <w:marLeft w:val="0"/>
      <w:marRight w:val="0"/>
      <w:marTop w:val="0"/>
      <w:marBottom w:val="0"/>
      <w:divBdr>
        <w:top w:val="none" w:sz="0" w:space="0" w:color="auto"/>
        <w:left w:val="none" w:sz="0" w:space="0" w:color="auto"/>
        <w:bottom w:val="none" w:sz="0" w:space="0" w:color="auto"/>
        <w:right w:val="none" w:sz="0" w:space="0" w:color="auto"/>
      </w:divBdr>
      <w:divsChild>
        <w:div w:id="51582969">
          <w:marLeft w:val="0"/>
          <w:marRight w:val="0"/>
          <w:marTop w:val="0"/>
          <w:marBottom w:val="0"/>
          <w:divBdr>
            <w:top w:val="none" w:sz="0" w:space="0" w:color="auto"/>
            <w:left w:val="none" w:sz="0" w:space="0" w:color="auto"/>
            <w:bottom w:val="none" w:sz="0" w:space="0" w:color="auto"/>
            <w:right w:val="none" w:sz="0" w:space="0" w:color="auto"/>
          </w:divBdr>
          <w:divsChild>
            <w:div w:id="2328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3755">
      <w:bodyDiv w:val="1"/>
      <w:marLeft w:val="0"/>
      <w:marRight w:val="0"/>
      <w:marTop w:val="0"/>
      <w:marBottom w:val="0"/>
      <w:divBdr>
        <w:top w:val="none" w:sz="0" w:space="0" w:color="auto"/>
        <w:left w:val="none" w:sz="0" w:space="0" w:color="auto"/>
        <w:bottom w:val="none" w:sz="0" w:space="0" w:color="auto"/>
        <w:right w:val="none" w:sz="0" w:space="0" w:color="auto"/>
      </w:divBdr>
    </w:div>
    <w:div w:id="1304391737">
      <w:bodyDiv w:val="1"/>
      <w:marLeft w:val="0"/>
      <w:marRight w:val="0"/>
      <w:marTop w:val="0"/>
      <w:marBottom w:val="0"/>
      <w:divBdr>
        <w:top w:val="none" w:sz="0" w:space="0" w:color="auto"/>
        <w:left w:val="none" w:sz="0" w:space="0" w:color="auto"/>
        <w:bottom w:val="none" w:sz="0" w:space="0" w:color="auto"/>
        <w:right w:val="none" w:sz="0" w:space="0" w:color="auto"/>
      </w:divBdr>
    </w:div>
    <w:div w:id="1310398189">
      <w:bodyDiv w:val="1"/>
      <w:marLeft w:val="0"/>
      <w:marRight w:val="0"/>
      <w:marTop w:val="0"/>
      <w:marBottom w:val="0"/>
      <w:divBdr>
        <w:top w:val="none" w:sz="0" w:space="0" w:color="auto"/>
        <w:left w:val="none" w:sz="0" w:space="0" w:color="auto"/>
        <w:bottom w:val="none" w:sz="0" w:space="0" w:color="auto"/>
        <w:right w:val="none" w:sz="0" w:space="0" w:color="auto"/>
      </w:divBdr>
    </w:div>
    <w:div w:id="1313095766">
      <w:bodyDiv w:val="1"/>
      <w:marLeft w:val="0"/>
      <w:marRight w:val="0"/>
      <w:marTop w:val="0"/>
      <w:marBottom w:val="0"/>
      <w:divBdr>
        <w:top w:val="none" w:sz="0" w:space="0" w:color="auto"/>
        <w:left w:val="none" w:sz="0" w:space="0" w:color="auto"/>
        <w:bottom w:val="none" w:sz="0" w:space="0" w:color="auto"/>
        <w:right w:val="none" w:sz="0" w:space="0" w:color="auto"/>
      </w:divBdr>
    </w:div>
    <w:div w:id="1313801011">
      <w:bodyDiv w:val="1"/>
      <w:marLeft w:val="0"/>
      <w:marRight w:val="0"/>
      <w:marTop w:val="0"/>
      <w:marBottom w:val="0"/>
      <w:divBdr>
        <w:top w:val="none" w:sz="0" w:space="0" w:color="auto"/>
        <w:left w:val="none" w:sz="0" w:space="0" w:color="auto"/>
        <w:bottom w:val="none" w:sz="0" w:space="0" w:color="auto"/>
        <w:right w:val="none" w:sz="0" w:space="0" w:color="auto"/>
      </w:divBdr>
    </w:div>
    <w:div w:id="1322854087">
      <w:bodyDiv w:val="1"/>
      <w:marLeft w:val="0"/>
      <w:marRight w:val="0"/>
      <w:marTop w:val="0"/>
      <w:marBottom w:val="0"/>
      <w:divBdr>
        <w:top w:val="none" w:sz="0" w:space="0" w:color="auto"/>
        <w:left w:val="none" w:sz="0" w:space="0" w:color="auto"/>
        <w:bottom w:val="none" w:sz="0" w:space="0" w:color="auto"/>
        <w:right w:val="none" w:sz="0" w:space="0" w:color="auto"/>
      </w:divBdr>
    </w:div>
    <w:div w:id="1334643035">
      <w:bodyDiv w:val="1"/>
      <w:marLeft w:val="0"/>
      <w:marRight w:val="0"/>
      <w:marTop w:val="0"/>
      <w:marBottom w:val="0"/>
      <w:divBdr>
        <w:top w:val="none" w:sz="0" w:space="0" w:color="auto"/>
        <w:left w:val="none" w:sz="0" w:space="0" w:color="auto"/>
        <w:bottom w:val="none" w:sz="0" w:space="0" w:color="auto"/>
        <w:right w:val="none" w:sz="0" w:space="0" w:color="auto"/>
      </w:divBdr>
    </w:div>
    <w:div w:id="1336229382">
      <w:bodyDiv w:val="1"/>
      <w:marLeft w:val="0"/>
      <w:marRight w:val="0"/>
      <w:marTop w:val="0"/>
      <w:marBottom w:val="0"/>
      <w:divBdr>
        <w:top w:val="none" w:sz="0" w:space="0" w:color="auto"/>
        <w:left w:val="none" w:sz="0" w:space="0" w:color="auto"/>
        <w:bottom w:val="none" w:sz="0" w:space="0" w:color="auto"/>
        <w:right w:val="none" w:sz="0" w:space="0" w:color="auto"/>
      </w:divBdr>
    </w:div>
    <w:div w:id="1338997652">
      <w:bodyDiv w:val="1"/>
      <w:marLeft w:val="0"/>
      <w:marRight w:val="0"/>
      <w:marTop w:val="0"/>
      <w:marBottom w:val="0"/>
      <w:divBdr>
        <w:top w:val="none" w:sz="0" w:space="0" w:color="auto"/>
        <w:left w:val="none" w:sz="0" w:space="0" w:color="auto"/>
        <w:bottom w:val="none" w:sz="0" w:space="0" w:color="auto"/>
        <w:right w:val="none" w:sz="0" w:space="0" w:color="auto"/>
      </w:divBdr>
    </w:div>
    <w:div w:id="1341351574">
      <w:bodyDiv w:val="1"/>
      <w:marLeft w:val="0"/>
      <w:marRight w:val="0"/>
      <w:marTop w:val="0"/>
      <w:marBottom w:val="0"/>
      <w:divBdr>
        <w:top w:val="none" w:sz="0" w:space="0" w:color="auto"/>
        <w:left w:val="none" w:sz="0" w:space="0" w:color="auto"/>
        <w:bottom w:val="none" w:sz="0" w:space="0" w:color="auto"/>
        <w:right w:val="none" w:sz="0" w:space="0" w:color="auto"/>
      </w:divBdr>
    </w:div>
    <w:div w:id="1345285173">
      <w:bodyDiv w:val="1"/>
      <w:marLeft w:val="0"/>
      <w:marRight w:val="0"/>
      <w:marTop w:val="0"/>
      <w:marBottom w:val="0"/>
      <w:divBdr>
        <w:top w:val="none" w:sz="0" w:space="0" w:color="auto"/>
        <w:left w:val="none" w:sz="0" w:space="0" w:color="auto"/>
        <w:bottom w:val="none" w:sz="0" w:space="0" w:color="auto"/>
        <w:right w:val="none" w:sz="0" w:space="0" w:color="auto"/>
      </w:divBdr>
    </w:div>
    <w:div w:id="1347946610">
      <w:bodyDiv w:val="1"/>
      <w:marLeft w:val="0"/>
      <w:marRight w:val="0"/>
      <w:marTop w:val="0"/>
      <w:marBottom w:val="0"/>
      <w:divBdr>
        <w:top w:val="none" w:sz="0" w:space="0" w:color="auto"/>
        <w:left w:val="none" w:sz="0" w:space="0" w:color="auto"/>
        <w:bottom w:val="none" w:sz="0" w:space="0" w:color="auto"/>
        <w:right w:val="none" w:sz="0" w:space="0" w:color="auto"/>
      </w:divBdr>
    </w:div>
    <w:div w:id="1353650097">
      <w:bodyDiv w:val="1"/>
      <w:marLeft w:val="0"/>
      <w:marRight w:val="0"/>
      <w:marTop w:val="0"/>
      <w:marBottom w:val="0"/>
      <w:divBdr>
        <w:top w:val="none" w:sz="0" w:space="0" w:color="auto"/>
        <w:left w:val="none" w:sz="0" w:space="0" w:color="auto"/>
        <w:bottom w:val="none" w:sz="0" w:space="0" w:color="auto"/>
        <w:right w:val="none" w:sz="0" w:space="0" w:color="auto"/>
      </w:divBdr>
      <w:divsChild>
        <w:div w:id="715742807">
          <w:marLeft w:val="0"/>
          <w:marRight w:val="0"/>
          <w:marTop w:val="0"/>
          <w:marBottom w:val="0"/>
          <w:divBdr>
            <w:top w:val="none" w:sz="0" w:space="0" w:color="auto"/>
            <w:left w:val="none" w:sz="0" w:space="0" w:color="auto"/>
            <w:bottom w:val="none" w:sz="0" w:space="0" w:color="auto"/>
            <w:right w:val="none" w:sz="0" w:space="0" w:color="auto"/>
          </w:divBdr>
          <w:divsChild>
            <w:div w:id="9748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7415">
      <w:bodyDiv w:val="1"/>
      <w:marLeft w:val="0"/>
      <w:marRight w:val="0"/>
      <w:marTop w:val="0"/>
      <w:marBottom w:val="0"/>
      <w:divBdr>
        <w:top w:val="none" w:sz="0" w:space="0" w:color="auto"/>
        <w:left w:val="none" w:sz="0" w:space="0" w:color="auto"/>
        <w:bottom w:val="none" w:sz="0" w:space="0" w:color="auto"/>
        <w:right w:val="none" w:sz="0" w:space="0" w:color="auto"/>
      </w:divBdr>
    </w:div>
    <w:div w:id="1365867715">
      <w:bodyDiv w:val="1"/>
      <w:marLeft w:val="0"/>
      <w:marRight w:val="0"/>
      <w:marTop w:val="0"/>
      <w:marBottom w:val="0"/>
      <w:divBdr>
        <w:top w:val="none" w:sz="0" w:space="0" w:color="auto"/>
        <w:left w:val="none" w:sz="0" w:space="0" w:color="auto"/>
        <w:bottom w:val="none" w:sz="0" w:space="0" w:color="auto"/>
        <w:right w:val="none" w:sz="0" w:space="0" w:color="auto"/>
      </w:divBdr>
    </w:div>
    <w:div w:id="1384452025">
      <w:bodyDiv w:val="1"/>
      <w:marLeft w:val="0"/>
      <w:marRight w:val="0"/>
      <w:marTop w:val="0"/>
      <w:marBottom w:val="0"/>
      <w:divBdr>
        <w:top w:val="none" w:sz="0" w:space="0" w:color="auto"/>
        <w:left w:val="none" w:sz="0" w:space="0" w:color="auto"/>
        <w:bottom w:val="none" w:sz="0" w:space="0" w:color="auto"/>
        <w:right w:val="none" w:sz="0" w:space="0" w:color="auto"/>
      </w:divBdr>
    </w:div>
    <w:div w:id="1385451418">
      <w:bodyDiv w:val="1"/>
      <w:marLeft w:val="0"/>
      <w:marRight w:val="0"/>
      <w:marTop w:val="0"/>
      <w:marBottom w:val="0"/>
      <w:divBdr>
        <w:top w:val="none" w:sz="0" w:space="0" w:color="auto"/>
        <w:left w:val="none" w:sz="0" w:space="0" w:color="auto"/>
        <w:bottom w:val="none" w:sz="0" w:space="0" w:color="auto"/>
        <w:right w:val="none" w:sz="0" w:space="0" w:color="auto"/>
      </w:divBdr>
    </w:div>
    <w:div w:id="1396195544">
      <w:bodyDiv w:val="1"/>
      <w:marLeft w:val="0"/>
      <w:marRight w:val="0"/>
      <w:marTop w:val="0"/>
      <w:marBottom w:val="0"/>
      <w:divBdr>
        <w:top w:val="none" w:sz="0" w:space="0" w:color="auto"/>
        <w:left w:val="none" w:sz="0" w:space="0" w:color="auto"/>
        <w:bottom w:val="none" w:sz="0" w:space="0" w:color="auto"/>
        <w:right w:val="none" w:sz="0" w:space="0" w:color="auto"/>
      </w:divBdr>
    </w:div>
    <w:div w:id="1402218586">
      <w:bodyDiv w:val="1"/>
      <w:marLeft w:val="0"/>
      <w:marRight w:val="0"/>
      <w:marTop w:val="0"/>
      <w:marBottom w:val="0"/>
      <w:divBdr>
        <w:top w:val="none" w:sz="0" w:space="0" w:color="auto"/>
        <w:left w:val="none" w:sz="0" w:space="0" w:color="auto"/>
        <w:bottom w:val="none" w:sz="0" w:space="0" w:color="auto"/>
        <w:right w:val="none" w:sz="0" w:space="0" w:color="auto"/>
      </w:divBdr>
    </w:div>
    <w:div w:id="1403214422">
      <w:bodyDiv w:val="1"/>
      <w:marLeft w:val="0"/>
      <w:marRight w:val="0"/>
      <w:marTop w:val="0"/>
      <w:marBottom w:val="0"/>
      <w:divBdr>
        <w:top w:val="none" w:sz="0" w:space="0" w:color="auto"/>
        <w:left w:val="none" w:sz="0" w:space="0" w:color="auto"/>
        <w:bottom w:val="none" w:sz="0" w:space="0" w:color="auto"/>
        <w:right w:val="none" w:sz="0" w:space="0" w:color="auto"/>
      </w:divBdr>
    </w:div>
    <w:div w:id="1416825059">
      <w:bodyDiv w:val="1"/>
      <w:marLeft w:val="0"/>
      <w:marRight w:val="0"/>
      <w:marTop w:val="0"/>
      <w:marBottom w:val="0"/>
      <w:divBdr>
        <w:top w:val="none" w:sz="0" w:space="0" w:color="auto"/>
        <w:left w:val="none" w:sz="0" w:space="0" w:color="auto"/>
        <w:bottom w:val="none" w:sz="0" w:space="0" w:color="auto"/>
        <w:right w:val="none" w:sz="0" w:space="0" w:color="auto"/>
      </w:divBdr>
    </w:div>
    <w:div w:id="1426609814">
      <w:bodyDiv w:val="1"/>
      <w:marLeft w:val="0"/>
      <w:marRight w:val="0"/>
      <w:marTop w:val="0"/>
      <w:marBottom w:val="0"/>
      <w:divBdr>
        <w:top w:val="none" w:sz="0" w:space="0" w:color="auto"/>
        <w:left w:val="none" w:sz="0" w:space="0" w:color="auto"/>
        <w:bottom w:val="none" w:sz="0" w:space="0" w:color="auto"/>
        <w:right w:val="none" w:sz="0" w:space="0" w:color="auto"/>
      </w:divBdr>
    </w:div>
    <w:div w:id="1429428066">
      <w:bodyDiv w:val="1"/>
      <w:marLeft w:val="0"/>
      <w:marRight w:val="0"/>
      <w:marTop w:val="0"/>
      <w:marBottom w:val="0"/>
      <w:divBdr>
        <w:top w:val="none" w:sz="0" w:space="0" w:color="auto"/>
        <w:left w:val="none" w:sz="0" w:space="0" w:color="auto"/>
        <w:bottom w:val="none" w:sz="0" w:space="0" w:color="auto"/>
        <w:right w:val="none" w:sz="0" w:space="0" w:color="auto"/>
      </w:divBdr>
    </w:div>
    <w:div w:id="1431776058">
      <w:bodyDiv w:val="1"/>
      <w:marLeft w:val="0"/>
      <w:marRight w:val="0"/>
      <w:marTop w:val="0"/>
      <w:marBottom w:val="0"/>
      <w:divBdr>
        <w:top w:val="none" w:sz="0" w:space="0" w:color="auto"/>
        <w:left w:val="none" w:sz="0" w:space="0" w:color="auto"/>
        <w:bottom w:val="none" w:sz="0" w:space="0" w:color="auto"/>
        <w:right w:val="none" w:sz="0" w:space="0" w:color="auto"/>
      </w:divBdr>
    </w:div>
    <w:div w:id="1433359767">
      <w:bodyDiv w:val="1"/>
      <w:marLeft w:val="0"/>
      <w:marRight w:val="0"/>
      <w:marTop w:val="0"/>
      <w:marBottom w:val="0"/>
      <w:divBdr>
        <w:top w:val="none" w:sz="0" w:space="0" w:color="auto"/>
        <w:left w:val="none" w:sz="0" w:space="0" w:color="auto"/>
        <w:bottom w:val="none" w:sz="0" w:space="0" w:color="auto"/>
        <w:right w:val="none" w:sz="0" w:space="0" w:color="auto"/>
      </w:divBdr>
    </w:div>
    <w:div w:id="1447235361">
      <w:bodyDiv w:val="1"/>
      <w:marLeft w:val="0"/>
      <w:marRight w:val="0"/>
      <w:marTop w:val="0"/>
      <w:marBottom w:val="0"/>
      <w:divBdr>
        <w:top w:val="none" w:sz="0" w:space="0" w:color="auto"/>
        <w:left w:val="none" w:sz="0" w:space="0" w:color="auto"/>
        <w:bottom w:val="none" w:sz="0" w:space="0" w:color="auto"/>
        <w:right w:val="none" w:sz="0" w:space="0" w:color="auto"/>
      </w:divBdr>
    </w:div>
    <w:div w:id="1469935148">
      <w:bodyDiv w:val="1"/>
      <w:marLeft w:val="0"/>
      <w:marRight w:val="0"/>
      <w:marTop w:val="0"/>
      <w:marBottom w:val="0"/>
      <w:divBdr>
        <w:top w:val="none" w:sz="0" w:space="0" w:color="auto"/>
        <w:left w:val="none" w:sz="0" w:space="0" w:color="auto"/>
        <w:bottom w:val="none" w:sz="0" w:space="0" w:color="auto"/>
        <w:right w:val="none" w:sz="0" w:space="0" w:color="auto"/>
      </w:divBdr>
      <w:divsChild>
        <w:div w:id="1422877371">
          <w:marLeft w:val="0"/>
          <w:marRight w:val="0"/>
          <w:marTop w:val="0"/>
          <w:marBottom w:val="0"/>
          <w:divBdr>
            <w:top w:val="none" w:sz="0" w:space="0" w:color="auto"/>
            <w:left w:val="none" w:sz="0" w:space="0" w:color="auto"/>
            <w:bottom w:val="none" w:sz="0" w:space="0" w:color="auto"/>
            <w:right w:val="none" w:sz="0" w:space="0" w:color="auto"/>
          </w:divBdr>
          <w:divsChild>
            <w:div w:id="1772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2420">
      <w:bodyDiv w:val="1"/>
      <w:marLeft w:val="0"/>
      <w:marRight w:val="0"/>
      <w:marTop w:val="0"/>
      <w:marBottom w:val="0"/>
      <w:divBdr>
        <w:top w:val="none" w:sz="0" w:space="0" w:color="auto"/>
        <w:left w:val="none" w:sz="0" w:space="0" w:color="auto"/>
        <w:bottom w:val="none" w:sz="0" w:space="0" w:color="auto"/>
        <w:right w:val="none" w:sz="0" w:space="0" w:color="auto"/>
      </w:divBdr>
    </w:div>
    <w:div w:id="1519660504">
      <w:bodyDiv w:val="1"/>
      <w:marLeft w:val="0"/>
      <w:marRight w:val="0"/>
      <w:marTop w:val="0"/>
      <w:marBottom w:val="0"/>
      <w:divBdr>
        <w:top w:val="none" w:sz="0" w:space="0" w:color="auto"/>
        <w:left w:val="none" w:sz="0" w:space="0" w:color="auto"/>
        <w:bottom w:val="none" w:sz="0" w:space="0" w:color="auto"/>
        <w:right w:val="none" w:sz="0" w:space="0" w:color="auto"/>
      </w:divBdr>
    </w:div>
    <w:div w:id="1521309765">
      <w:bodyDiv w:val="1"/>
      <w:marLeft w:val="0"/>
      <w:marRight w:val="0"/>
      <w:marTop w:val="0"/>
      <w:marBottom w:val="0"/>
      <w:divBdr>
        <w:top w:val="none" w:sz="0" w:space="0" w:color="auto"/>
        <w:left w:val="none" w:sz="0" w:space="0" w:color="auto"/>
        <w:bottom w:val="none" w:sz="0" w:space="0" w:color="auto"/>
        <w:right w:val="none" w:sz="0" w:space="0" w:color="auto"/>
      </w:divBdr>
    </w:div>
    <w:div w:id="1548368609">
      <w:bodyDiv w:val="1"/>
      <w:marLeft w:val="0"/>
      <w:marRight w:val="0"/>
      <w:marTop w:val="0"/>
      <w:marBottom w:val="0"/>
      <w:divBdr>
        <w:top w:val="none" w:sz="0" w:space="0" w:color="auto"/>
        <w:left w:val="none" w:sz="0" w:space="0" w:color="auto"/>
        <w:bottom w:val="none" w:sz="0" w:space="0" w:color="auto"/>
        <w:right w:val="none" w:sz="0" w:space="0" w:color="auto"/>
      </w:divBdr>
    </w:div>
    <w:div w:id="1554195390">
      <w:bodyDiv w:val="1"/>
      <w:marLeft w:val="0"/>
      <w:marRight w:val="0"/>
      <w:marTop w:val="0"/>
      <w:marBottom w:val="0"/>
      <w:divBdr>
        <w:top w:val="none" w:sz="0" w:space="0" w:color="auto"/>
        <w:left w:val="none" w:sz="0" w:space="0" w:color="auto"/>
        <w:bottom w:val="none" w:sz="0" w:space="0" w:color="auto"/>
        <w:right w:val="none" w:sz="0" w:space="0" w:color="auto"/>
      </w:divBdr>
    </w:div>
    <w:div w:id="1565338543">
      <w:bodyDiv w:val="1"/>
      <w:marLeft w:val="0"/>
      <w:marRight w:val="0"/>
      <w:marTop w:val="0"/>
      <w:marBottom w:val="0"/>
      <w:divBdr>
        <w:top w:val="none" w:sz="0" w:space="0" w:color="auto"/>
        <w:left w:val="none" w:sz="0" w:space="0" w:color="auto"/>
        <w:bottom w:val="none" w:sz="0" w:space="0" w:color="auto"/>
        <w:right w:val="none" w:sz="0" w:space="0" w:color="auto"/>
      </w:divBdr>
    </w:div>
    <w:div w:id="1600258736">
      <w:bodyDiv w:val="1"/>
      <w:marLeft w:val="0"/>
      <w:marRight w:val="0"/>
      <w:marTop w:val="0"/>
      <w:marBottom w:val="0"/>
      <w:divBdr>
        <w:top w:val="none" w:sz="0" w:space="0" w:color="auto"/>
        <w:left w:val="none" w:sz="0" w:space="0" w:color="auto"/>
        <w:bottom w:val="none" w:sz="0" w:space="0" w:color="auto"/>
        <w:right w:val="none" w:sz="0" w:space="0" w:color="auto"/>
      </w:divBdr>
    </w:div>
    <w:div w:id="1614436735">
      <w:bodyDiv w:val="1"/>
      <w:marLeft w:val="0"/>
      <w:marRight w:val="0"/>
      <w:marTop w:val="0"/>
      <w:marBottom w:val="0"/>
      <w:divBdr>
        <w:top w:val="none" w:sz="0" w:space="0" w:color="auto"/>
        <w:left w:val="none" w:sz="0" w:space="0" w:color="auto"/>
        <w:bottom w:val="none" w:sz="0" w:space="0" w:color="auto"/>
        <w:right w:val="none" w:sz="0" w:space="0" w:color="auto"/>
      </w:divBdr>
    </w:div>
    <w:div w:id="1615207330">
      <w:bodyDiv w:val="1"/>
      <w:marLeft w:val="0"/>
      <w:marRight w:val="0"/>
      <w:marTop w:val="0"/>
      <w:marBottom w:val="0"/>
      <w:divBdr>
        <w:top w:val="none" w:sz="0" w:space="0" w:color="auto"/>
        <w:left w:val="none" w:sz="0" w:space="0" w:color="auto"/>
        <w:bottom w:val="none" w:sz="0" w:space="0" w:color="auto"/>
        <w:right w:val="none" w:sz="0" w:space="0" w:color="auto"/>
      </w:divBdr>
    </w:div>
    <w:div w:id="1645503886">
      <w:bodyDiv w:val="1"/>
      <w:marLeft w:val="0"/>
      <w:marRight w:val="0"/>
      <w:marTop w:val="0"/>
      <w:marBottom w:val="0"/>
      <w:divBdr>
        <w:top w:val="none" w:sz="0" w:space="0" w:color="auto"/>
        <w:left w:val="none" w:sz="0" w:space="0" w:color="auto"/>
        <w:bottom w:val="none" w:sz="0" w:space="0" w:color="auto"/>
        <w:right w:val="none" w:sz="0" w:space="0" w:color="auto"/>
      </w:divBdr>
    </w:div>
    <w:div w:id="1647127318">
      <w:bodyDiv w:val="1"/>
      <w:marLeft w:val="0"/>
      <w:marRight w:val="0"/>
      <w:marTop w:val="0"/>
      <w:marBottom w:val="0"/>
      <w:divBdr>
        <w:top w:val="none" w:sz="0" w:space="0" w:color="auto"/>
        <w:left w:val="none" w:sz="0" w:space="0" w:color="auto"/>
        <w:bottom w:val="none" w:sz="0" w:space="0" w:color="auto"/>
        <w:right w:val="none" w:sz="0" w:space="0" w:color="auto"/>
      </w:divBdr>
    </w:div>
    <w:div w:id="1660425080">
      <w:bodyDiv w:val="1"/>
      <w:marLeft w:val="0"/>
      <w:marRight w:val="0"/>
      <w:marTop w:val="0"/>
      <w:marBottom w:val="0"/>
      <w:divBdr>
        <w:top w:val="none" w:sz="0" w:space="0" w:color="auto"/>
        <w:left w:val="none" w:sz="0" w:space="0" w:color="auto"/>
        <w:bottom w:val="none" w:sz="0" w:space="0" w:color="auto"/>
        <w:right w:val="none" w:sz="0" w:space="0" w:color="auto"/>
      </w:divBdr>
    </w:div>
    <w:div w:id="1664778036">
      <w:bodyDiv w:val="1"/>
      <w:marLeft w:val="0"/>
      <w:marRight w:val="0"/>
      <w:marTop w:val="0"/>
      <w:marBottom w:val="0"/>
      <w:divBdr>
        <w:top w:val="none" w:sz="0" w:space="0" w:color="auto"/>
        <w:left w:val="none" w:sz="0" w:space="0" w:color="auto"/>
        <w:bottom w:val="none" w:sz="0" w:space="0" w:color="auto"/>
        <w:right w:val="none" w:sz="0" w:space="0" w:color="auto"/>
      </w:divBdr>
    </w:div>
    <w:div w:id="1680545231">
      <w:bodyDiv w:val="1"/>
      <w:marLeft w:val="0"/>
      <w:marRight w:val="0"/>
      <w:marTop w:val="0"/>
      <w:marBottom w:val="0"/>
      <w:divBdr>
        <w:top w:val="none" w:sz="0" w:space="0" w:color="auto"/>
        <w:left w:val="none" w:sz="0" w:space="0" w:color="auto"/>
        <w:bottom w:val="none" w:sz="0" w:space="0" w:color="auto"/>
        <w:right w:val="none" w:sz="0" w:space="0" w:color="auto"/>
      </w:divBdr>
    </w:div>
    <w:div w:id="1687049603">
      <w:bodyDiv w:val="1"/>
      <w:marLeft w:val="0"/>
      <w:marRight w:val="0"/>
      <w:marTop w:val="0"/>
      <w:marBottom w:val="0"/>
      <w:divBdr>
        <w:top w:val="none" w:sz="0" w:space="0" w:color="auto"/>
        <w:left w:val="none" w:sz="0" w:space="0" w:color="auto"/>
        <w:bottom w:val="none" w:sz="0" w:space="0" w:color="auto"/>
        <w:right w:val="none" w:sz="0" w:space="0" w:color="auto"/>
      </w:divBdr>
    </w:div>
    <w:div w:id="1694846370">
      <w:bodyDiv w:val="1"/>
      <w:marLeft w:val="0"/>
      <w:marRight w:val="0"/>
      <w:marTop w:val="0"/>
      <w:marBottom w:val="0"/>
      <w:divBdr>
        <w:top w:val="none" w:sz="0" w:space="0" w:color="auto"/>
        <w:left w:val="none" w:sz="0" w:space="0" w:color="auto"/>
        <w:bottom w:val="none" w:sz="0" w:space="0" w:color="auto"/>
        <w:right w:val="none" w:sz="0" w:space="0" w:color="auto"/>
      </w:divBdr>
    </w:div>
    <w:div w:id="1702126115">
      <w:bodyDiv w:val="1"/>
      <w:marLeft w:val="0"/>
      <w:marRight w:val="0"/>
      <w:marTop w:val="0"/>
      <w:marBottom w:val="0"/>
      <w:divBdr>
        <w:top w:val="none" w:sz="0" w:space="0" w:color="auto"/>
        <w:left w:val="none" w:sz="0" w:space="0" w:color="auto"/>
        <w:bottom w:val="none" w:sz="0" w:space="0" w:color="auto"/>
        <w:right w:val="none" w:sz="0" w:space="0" w:color="auto"/>
      </w:divBdr>
    </w:div>
    <w:div w:id="1740209579">
      <w:bodyDiv w:val="1"/>
      <w:marLeft w:val="0"/>
      <w:marRight w:val="0"/>
      <w:marTop w:val="0"/>
      <w:marBottom w:val="0"/>
      <w:divBdr>
        <w:top w:val="none" w:sz="0" w:space="0" w:color="auto"/>
        <w:left w:val="none" w:sz="0" w:space="0" w:color="auto"/>
        <w:bottom w:val="none" w:sz="0" w:space="0" w:color="auto"/>
        <w:right w:val="none" w:sz="0" w:space="0" w:color="auto"/>
      </w:divBdr>
    </w:div>
    <w:div w:id="1771390476">
      <w:bodyDiv w:val="1"/>
      <w:marLeft w:val="0"/>
      <w:marRight w:val="0"/>
      <w:marTop w:val="0"/>
      <w:marBottom w:val="0"/>
      <w:divBdr>
        <w:top w:val="none" w:sz="0" w:space="0" w:color="auto"/>
        <w:left w:val="none" w:sz="0" w:space="0" w:color="auto"/>
        <w:bottom w:val="none" w:sz="0" w:space="0" w:color="auto"/>
        <w:right w:val="none" w:sz="0" w:space="0" w:color="auto"/>
      </w:divBdr>
    </w:div>
    <w:div w:id="1771581495">
      <w:bodyDiv w:val="1"/>
      <w:marLeft w:val="0"/>
      <w:marRight w:val="0"/>
      <w:marTop w:val="0"/>
      <w:marBottom w:val="0"/>
      <w:divBdr>
        <w:top w:val="none" w:sz="0" w:space="0" w:color="auto"/>
        <w:left w:val="none" w:sz="0" w:space="0" w:color="auto"/>
        <w:bottom w:val="none" w:sz="0" w:space="0" w:color="auto"/>
        <w:right w:val="none" w:sz="0" w:space="0" w:color="auto"/>
      </w:divBdr>
    </w:div>
    <w:div w:id="1773553291">
      <w:bodyDiv w:val="1"/>
      <w:marLeft w:val="0"/>
      <w:marRight w:val="0"/>
      <w:marTop w:val="0"/>
      <w:marBottom w:val="0"/>
      <w:divBdr>
        <w:top w:val="none" w:sz="0" w:space="0" w:color="auto"/>
        <w:left w:val="none" w:sz="0" w:space="0" w:color="auto"/>
        <w:bottom w:val="none" w:sz="0" w:space="0" w:color="auto"/>
        <w:right w:val="none" w:sz="0" w:space="0" w:color="auto"/>
      </w:divBdr>
    </w:div>
    <w:div w:id="1776515864">
      <w:bodyDiv w:val="1"/>
      <w:marLeft w:val="0"/>
      <w:marRight w:val="0"/>
      <w:marTop w:val="0"/>
      <w:marBottom w:val="0"/>
      <w:divBdr>
        <w:top w:val="none" w:sz="0" w:space="0" w:color="auto"/>
        <w:left w:val="none" w:sz="0" w:space="0" w:color="auto"/>
        <w:bottom w:val="none" w:sz="0" w:space="0" w:color="auto"/>
        <w:right w:val="none" w:sz="0" w:space="0" w:color="auto"/>
      </w:divBdr>
    </w:div>
    <w:div w:id="1788767132">
      <w:bodyDiv w:val="1"/>
      <w:marLeft w:val="0"/>
      <w:marRight w:val="0"/>
      <w:marTop w:val="0"/>
      <w:marBottom w:val="0"/>
      <w:divBdr>
        <w:top w:val="none" w:sz="0" w:space="0" w:color="auto"/>
        <w:left w:val="none" w:sz="0" w:space="0" w:color="auto"/>
        <w:bottom w:val="none" w:sz="0" w:space="0" w:color="auto"/>
        <w:right w:val="none" w:sz="0" w:space="0" w:color="auto"/>
      </w:divBdr>
      <w:divsChild>
        <w:div w:id="1215461013">
          <w:marLeft w:val="0"/>
          <w:marRight w:val="0"/>
          <w:marTop w:val="0"/>
          <w:marBottom w:val="0"/>
          <w:divBdr>
            <w:top w:val="none" w:sz="0" w:space="0" w:color="auto"/>
            <w:left w:val="none" w:sz="0" w:space="0" w:color="auto"/>
            <w:bottom w:val="none" w:sz="0" w:space="0" w:color="auto"/>
            <w:right w:val="none" w:sz="0" w:space="0" w:color="auto"/>
          </w:divBdr>
          <w:divsChild>
            <w:div w:id="71253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5802">
      <w:bodyDiv w:val="1"/>
      <w:marLeft w:val="0"/>
      <w:marRight w:val="0"/>
      <w:marTop w:val="0"/>
      <w:marBottom w:val="0"/>
      <w:divBdr>
        <w:top w:val="none" w:sz="0" w:space="0" w:color="auto"/>
        <w:left w:val="none" w:sz="0" w:space="0" w:color="auto"/>
        <w:bottom w:val="none" w:sz="0" w:space="0" w:color="auto"/>
        <w:right w:val="none" w:sz="0" w:space="0" w:color="auto"/>
      </w:divBdr>
    </w:div>
    <w:div w:id="1799254901">
      <w:bodyDiv w:val="1"/>
      <w:marLeft w:val="0"/>
      <w:marRight w:val="0"/>
      <w:marTop w:val="0"/>
      <w:marBottom w:val="0"/>
      <w:divBdr>
        <w:top w:val="none" w:sz="0" w:space="0" w:color="auto"/>
        <w:left w:val="none" w:sz="0" w:space="0" w:color="auto"/>
        <w:bottom w:val="none" w:sz="0" w:space="0" w:color="auto"/>
        <w:right w:val="none" w:sz="0" w:space="0" w:color="auto"/>
      </w:divBdr>
    </w:div>
    <w:div w:id="1808669234">
      <w:bodyDiv w:val="1"/>
      <w:marLeft w:val="0"/>
      <w:marRight w:val="0"/>
      <w:marTop w:val="0"/>
      <w:marBottom w:val="0"/>
      <w:divBdr>
        <w:top w:val="none" w:sz="0" w:space="0" w:color="auto"/>
        <w:left w:val="none" w:sz="0" w:space="0" w:color="auto"/>
        <w:bottom w:val="none" w:sz="0" w:space="0" w:color="auto"/>
        <w:right w:val="none" w:sz="0" w:space="0" w:color="auto"/>
      </w:divBdr>
    </w:div>
    <w:div w:id="1815634350">
      <w:bodyDiv w:val="1"/>
      <w:marLeft w:val="0"/>
      <w:marRight w:val="0"/>
      <w:marTop w:val="0"/>
      <w:marBottom w:val="0"/>
      <w:divBdr>
        <w:top w:val="none" w:sz="0" w:space="0" w:color="auto"/>
        <w:left w:val="none" w:sz="0" w:space="0" w:color="auto"/>
        <w:bottom w:val="none" w:sz="0" w:space="0" w:color="auto"/>
        <w:right w:val="none" w:sz="0" w:space="0" w:color="auto"/>
      </w:divBdr>
      <w:divsChild>
        <w:div w:id="1575551149">
          <w:marLeft w:val="0"/>
          <w:marRight w:val="0"/>
          <w:marTop w:val="0"/>
          <w:marBottom w:val="0"/>
          <w:divBdr>
            <w:top w:val="none" w:sz="0" w:space="0" w:color="auto"/>
            <w:left w:val="none" w:sz="0" w:space="0" w:color="auto"/>
            <w:bottom w:val="none" w:sz="0" w:space="0" w:color="auto"/>
            <w:right w:val="none" w:sz="0" w:space="0" w:color="auto"/>
          </w:divBdr>
          <w:divsChild>
            <w:div w:id="26164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9926">
      <w:bodyDiv w:val="1"/>
      <w:marLeft w:val="0"/>
      <w:marRight w:val="0"/>
      <w:marTop w:val="0"/>
      <w:marBottom w:val="0"/>
      <w:divBdr>
        <w:top w:val="none" w:sz="0" w:space="0" w:color="auto"/>
        <w:left w:val="none" w:sz="0" w:space="0" w:color="auto"/>
        <w:bottom w:val="none" w:sz="0" w:space="0" w:color="auto"/>
        <w:right w:val="none" w:sz="0" w:space="0" w:color="auto"/>
      </w:divBdr>
    </w:div>
    <w:div w:id="1823934912">
      <w:bodyDiv w:val="1"/>
      <w:marLeft w:val="0"/>
      <w:marRight w:val="0"/>
      <w:marTop w:val="0"/>
      <w:marBottom w:val="0"/>
      <w:divBdr>
        <w:top w:val="none" w:sz="0" w:space="0" w:color="auto"/>
        <w:left w:val="none" w:sz="0" w:space="0" w:color="auto"/>
        <w:bottom w:val="none" w:sz="0" w:space="0" w:color="auto"/>
        <w:right w:val="none" w:sz="0" w:space="0" w:color="auto"/>
      </w:divBdr>
    </w:div>
    <w:div w:id="1824080045">
      <w:bodyDiv w:val="1"/>
      <w:marLeft w:val="0"/>
      <w:marRight w:val="0"/>
      <w:marTop w:val="0"/>
      <w:marBottom w:val="0"/>
      <w:divBdr>
        <w:top w:val="none" w:sz="0" w:space="0" w:color="auto"/>
        <w:left w:val="none" w:sz="0" w:space="0" w:color="auto"/>
        <w:bottom w:val="none" w:sz="0" w:space="0" w:color="auto"/>
        <w:right w:val="none" w:sz="0" w:space="0" w:color="auto"/>
      </w:divBdr>
    </w:div>
    <w:div w:id="1834561911">
      <w:bodyDiv w:val="1"/>
      <w:marLeft w:val="0"/>
      <w:marRight w:val="0"/>
      <w:marTop w:val="0"/>
      <w:marBottom w:val="0"/>
      <w:divBdr>
        <w:top w:val="none" w:sz="0" w:space="0" w:color="auto"/>
        <w:left w:val="none" w:sz="0" w:space="0" w:color="auto"/>
        <w:bottom w:val="none" w:sz="0" w:space="0" w:color="auto"/>
        <w:right w:val="none" w:sz="0" w:space="0" w:color="auto"/>
      </w:divBdr>
    </w:div>
    <w:div w:id="1839079237">
      <w:bodyDiv w:val="1"/>
      <w:marLeft w:val="0"/>
      <w:marRight w:val="0"/>
      <w:marTop w:val="0"/>
      <w:marBottom w:val="0"/>
      <w:divBdr>
        <w:top w:val="none" w:sz="0" w:space="0" w:color="auto"/>
        <w:left w:val="none" w:sz="0" w:space="0" w:color="auto"/>
        <w:bottom w:val="none" w:sz="0" w:space="0" w:color="auto"/>
        <w:right w:val="none" w:sz="0" w:space="0" w:color="auto"/>
      </w:divBdr>
      <w:divsChild>
        <w:div w:id="783619510">
          <w:marLeft w:val="0"/>
          <w:marRight w:val="0"/>
          <w:marTop w:val="0"/>
          <w:marBottom w:val="0"/>
          <w:divBdr>
            <w:top w:val="none" w:sz="0" w:space="0" w:color="auto"/>
            <w:left w:val="none" w:sz="0" w:space="0" w:color="auto"/>
            <w:bottom w:val="none" w:sz="0" w:space="0" w:color="auto"/>
            <w:right w:val="none" w:sz="0" w:space="0" w:color="auto"/>
          </w:divBdr>
          <w:divsChild>
            <w:div w:id="1475485626">
              <w:marLeft w:val="0"/>
              <w:marRight w:val="0"/>
              <w:marTop w:val="0"/>
              <w:marBottom w:val="0"/>
              <w:divBdr>
                <w:top w:val="none" w:sz="0" w:space="0" w:color="auto"/>
                <w:left w:val="none" w:sz="0" w:space="0" w:color="auto"/>
                <w:bottom w:val="none" w:sz="0" w:space="0" w:color="auto"/>
                <w:right w:val="none" w:sz="0" w:space="0" w:color="auto"/>
              </w:divBdr>
            </w:div>
          </w:divsChild>
        </w:div>
        <w:div w:id="1235160460">
          <w:marLeft w:val="0"/>
          <w:marRight w:val="0"/>
          <w:marTop w:val="0"/>
          <w:marBottom w:val="0"/>
          <w:divBdr>
            <w:top w:val="none" w:sz="0" w:space="0" w:color="auto"/>
            <w:left w:val="none" w:sz="0" w:space="0" w:color="auto"/>
            <w:bottom w:val="none" w:sz="0" w:space="0" w:color="auto"/>
            <w:right w:val="none" w:sz="0" w:space="0" w:color="auto"/>
          </w:divBdr>
          <w:divsChild>
            <w:div w:id="2147308415">
              <w:marLeft w:val="0"/>
              <w:marRight w:val="0"/>
              <w:marTop w:val="0"/>
              <w:marBottom w:val="0"/>
              <w:divBdr>
                <w:top w:val="none" w:sz="0" w:space="0" w:color="auto"/>
                <w:left w:val="none" w:sz="0" w:space="0" w:color="auto"/>
                <w:bottom w:val="none" w:sz="0" w:space="0" w:color="auto"/>
                <w:right w:val="none" w:sz="0" w:space="0" w:color="auto"/>
              </w:divBdr>
            </w:div>
          </w:divsChild>
        </w:div>
        <w:div w:id="2100591984">
          <w:marLeft w:val="0"/>
          <w:marRight w:val="0"/>
          <w:marTop w:val="0"/>
          <w:marBottom w:val="0"/>
          <w:divBdr>
            <w:top w:val="none" w:sz="0" w:space="0" w:color="auto"/>
            <w:left w:val="none" w:sz="0" w:space="0" w:color="auto"/>
            <w:bottom w:val="none" w:sz="0" w:space="0" w:color="auto"/>
            <w:right w:val="none" w:sz="0" w:space="0" w:color="auto"/>
          </w:divBdr>
          <w:divsChild>
            <w:div w:id="6394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59753">
      <w:bodyDiv w:val="1"/>
      <w:marLeft w:val="0"/>
      <w:marRight w:val="0"/>
      <w:marTop w:val="0"/>
      <w:marBottom w:val="0"/>
      <w:divBdr>
        <w:top w:val="none" w:sz="0" w:space="0" w:color="auto"/>
        <w:left w:val="none" w:sz="0" w:space="0" w:color="auto"/>
        <w:bottom w:val="none" w:sz="0" w:space="0" w:color="auto"/>
        <w:right w:val="none" w:sz="0" w:space="0" w:color="auto"/>
      </w:divBdr>
    </w:div>
    <w:div w:id="1867403510">
      <w:bodyDiv w:val="1"/>
      <w:marLeft w:val="0"/>
      <w:marRight w:val="0"/>
      <w:marTop w:val="0"/>
      <w:marBottom w:val="0"/>
      <w:divBdr>
        <w:top w:val="none" w:sz="0" w:space="0" w:color="auto"/>
        <w:left w:val="none" w:sz="0" w:space="0" w:color="auto"/>
        <w:bottom w:val="none" w:sz="0" w:space="0" w:color="auto"/>
        <w:right w:val="none" w:sz="0" w:space="0" w:color="auto"/>
      </w:divBdr>
    </w:div>
    <w:div w:id="1880511859">
      <w:bodyDiv w:val="1"/>
      <w:marLeft w:val="0"/>
      <w:marRight w:val="0"/>
      <w:marTop w:val="0"/>
      <w:marBottom w:val="0"/>
      <w:divBdr>
        <w:top w:val="none" w:sz="0" w:space="0" w:color="auto"/>
        <w:left w:val="none" w:sz="0" w:space="0" w:color="auto"/>
        <w:bottom w:val="none" w:sz="0" w:space="0" w:color="auto"/>
        <w:right w:val="none" w:sz="0" w:space="0" w:color="auto"/>
      </w:divBdr>
      <w:divsChild>
        <w:div w:id="1615140061">
          <w:marLeft w:val="0"/>
          <w:marRight w:val="0"/>
          <w:marTop w:val="0"/>
          <w:marBottom w:val="0"/>
          <w:divBdr>
            <w:top w:val="none" w:sz="0" w:space="0" w:color="auto"/>
            <w:left w:val="none" w:sz="0" w:space="0" w:color="auto"/>
            <w:bottom w:val="none" w:sz="0" w:space="0" w:color="auto"/>
            <w:right w:val="none" w:sz="0" w:space="0" w:color="auto"/>
          </w:divBdr>
        </w:div>
      </w:divsChild>
    </w:div>
    <w:div w:id="1889023795">
      <w:bodyDiv w:val="1"/>
      <w:marLeft w:val="0"/>
      <w:marRight w:val="0"/>
      <w:marTop w:val="0"/>
      <w:marBottom w:val="0"/>
      <w:divBdr>
        <w:top w:val="none" w:sz="0" w:space="0" w:color="auto"/>
        <w:left w:val="none" w:sz="0" w:space="0" w:color="auto"/>
        <w:bottom w:val="none" w:sz="0" w:space="0" w:color="auto"/>
        <w:right w:val="none" w:sz="0" w:space="0" w:color="auto"/>
      </w:divBdr>
    </w:div>
    <w:div w:id="1893881528">
      <w:bodyDiv w:val="1"/>
      <w:marLeft w:val="0"/>
      <w:marRight w:val="0"/>
      <w:marTop w:val="0"/>
      <w:marBottom w:val="0"/>
      <w:divBdr>
        <w:top w:val="none" w:sz="0" w:space="0" w:color="auto"/>
        <w:left w:val="none" w:sz="0" w:space="0" w:color="auto"/>
        <w:bottom w:val="none" w:sz="0" w:space="0" w:color="auto"/>
        <w:right w:val="none" w:sz="0" w:space="0" w:color="auto"/>
      </w:divBdr>
    </w:div>
    <w:div w:id="1900751899">
      <w:bodyDiv w:val="1"/>
      <w:marLeft w:val="0"/>
      <w:marRight w:val="0"/>
      <w:marTop w:val="0"/>
      <w:marBottom w:val="0"/>
      <w:divBdr>
        <w:top w:val="none" w:sz="0" w:space="0" w:color="auto"/>
        <w:left w:val="none" w:sz="0" w:space="0" w:color="auto"/>
        <w:bottom w:val="none" w:sz="0" w:space="0" w:color="auto"/>
        <w:right w:val="none" w:sz="0" w:space="0" w:color="auto"/>
      </w:divBdr>
    </w:div>
    <w:div w:id="1916933005">
      <w:bodyDiv w:val="1"/>
      <w:marLeft w:val="0"/>
      <w:marRight w:val="0"/>
      <w:marTop w:val="0"/>
      <w:marBottom w:val="0"/>
      <w:divBdr>
        <w:top w:val="none" w:sz="0" w:space="0" w:color="auto"/>
        <w:left w:val="none" w:sz="0" w:space="0" w:color="auto"/>
        <w:bottom w:val="none" w:sz="0" w:space="0" w:color="auto"/>
        <w:right w:val="none" w:sz="0" w:space="0" w:color="auto"/>
      </w:divBdr>
    </w:div>
    <w:div w:id="1923679009">
      <w:bodyDiv w:val="1"/>
      <w:marLeft w:val="0"/>
      <w:marRight w:val="0"/>
      <w:marTop w:val="0"/>
      <w:marBottom w:val="0"/>
      <w:divBdr>
        <w:top w:val="none" w:sz="0" w:space="0" w:color="auto"/>
        <w:left w:val="none" w:sz="0" w:space="0" w:color="auto"/>
        <w:bottom w:val="none" w:sz="0" w:space="0" w:color="auto"/>
        <w:right w:val="none" w:sz="0" w:space="0" w:color="auto"/>
      </w:divBdr>
    </w:div>
    <w:div w:id="1930384099">
      <w:bodyDiv w:val="1"/>
      <w:marLeft w:val="0"/>
      <w:marRight w:val="0"/>
      <w:marTop w:val="0"/>
      <w:marBottom w:val="0"/>
      <w:divBdr>
        <w:top w:val="none" w:sz="0" w:space="0" w:color="auto"/>
        <w:left w:val="none" w:sz="0" w:space="0" w:color="auto"/>
        <w:bottom w:val="none" w:sz="0" w:space="0" w:color="auto"/>
        <w:right w:val="none" w:sz="0" w:space="0" w:color="auto"/>
      </w:divBdr>
    </w:div>
    <w:div w:id="1962805084">
      <w:bodyDiv w:val="1"/>
      <w:marLeft w:val="0"/>
      <w:marRight w:val="0"/>
      <w:marTop w:val="0"/>
      <w:marBottom w:val="0"/>
      <w:divBdr>
        <w:top w:val="none" w:sz="0" w:space="0" w:color="auto"/>
        <w:left w:val="none" w:sz="0" w:space="0" w:color="auto"/>
        <w:bottom w:val="none" w:sz="0" w:space="0" w:color="auto"/>
        <w:right w:val="none" w:sz="0" w:space="0" w:color="auto"/>
      </w:divBdr>
    </w:div>
    <w:div w:id="1978216202">
      <w:bodyDiv w:val="1"/>
      <w:marLeft w:val="0"/>
      <w:marRight w:val="0"/>
      <w:marTop w:val="0"/>
      <w:marBottom w:val="0"/>
      <w:divBdr>
        <w:top w:val="none" w:sz="0" w:space="0" w:color="auto"/>
        <w:left w:val="none" w:sz="0" w:space="0" w:color="auto"/>
        <w:bottom w:val="none" w:sz="0" w:space="0" w:color="auto"/>
        <w:right w:val="none" w:sz="0" w:space="0" w:color="auto"/>
      </w:divBdr>
      <w:divsChild>
        <w:div w:id="359666195">
          <w:marLeft w:val="0"/>
          <w:marRight w:val="0"/>
          <w:marTop w:val="0"/>
          <w:marBottom w:val="0"/>
          <w:divBdr>
            <w:top w:val="none" w:sz="0" w:space="0" w:color="auto"/>
            <w:left w:val="none" w:sz="0" w:space="0" w:color="auto"/>
            <w:bottom w:val="none" w:sz="0" w:space="0" w:color="auto"/>
            <w:right w:val="none" w:sz="0" w:space="0" w:color="auto"/>
          </w:divBdr>
          <w:divsChild>
            <w:div w:id="13229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90155">
      <w:bodyDiv w:val="1"/>
      <w:marLeft w:val="0"/>
      <w:marRight w:val="0"/>
      <w:marTop w:val="0"/>
      <w:marBottom w:val="0"/>
      <w:divBdr>
        <w:top w:val="none" w:sz="0" w:space="0" w:color="auto"/>
        <w:left w:val="none" w:sz="0" w:space="0" w:color="auto"/>
        <w:bottom w:val="none" w:sz="0" w:space="0" w:color="auto"/>
        <w:right w:val="none" w:sz="0" w:space="0" w:color="auto"/>
      </w:divBdr>
    </w:div>
    <w:div w:id="2001881812">
      <w:bodyDiv w:val="1"/>
      <w:marLeft w:val="0"/>
      <w:marRight w:val="0"/>
      <w:marTop w:val="0"/>
      <w:marBottom w:val="0"/>
      <w:divBdr>
        <w:top w:val="none" w:sz="0" w:space="0" w:color="auto"/>
        <w:left w:val="none" w:sz="0" w:space="0" w:color="auto"/>
        <w:bottom w:val="none" w:sz="0" w:space="0" w:color="auto"/>
        <w:right w:val="none" w:sz="0" w:space="0" w:color="auto"/>
      </w:divBdr>
    </w:div>
    <w:div w:id="2005664695">
      <w:bodyDiv w:val="1"/>
      <w:marLeft w:val="0"/>
      <w:marRight w:val="0"/>
      <w:marTop w:val="0"/>
      <w:marBottom w:val="0"/>
      <w:divBdr>
        <w:top w:val="none" w:sz="0" w:space="0" w:color="auto"/>
        <w:left w:val="none" w:sz="0" w:space="0" w:color="auto"/>
        <w:bottom w:val="none" w:sz="0" w:space="0" w:color="auto"/>
        <w:right w:val="none" w:sz="0" w:space="0" w:color="auto"/>
      </w:divBdr>
    </w:div>
    <w:div w:id="2021932424">
      <w:bodyDiv w:val="1"/>
      <w:marLeft w:val="0"/>
      <w:marRight w:val="0"/>
      <w:marTop w:val="0"/>
      <w:marBottom w:val="0"/>
      <w:divBdr>
        <w:top w:val="none" w:sz="0" w:space="0" w:color="auto"/>
        <w:left w:val="none" w:sz="0" w:space="0" w:color="auto"/>
        <w:bottom w:val="none" w:sz="0" w:space="0" w:color="auto"/>
        <w:right w:val="none" w:sz="0" w:space="0" w:color="auto"/>
      </w:divBdr>
    </w:div>
    <w:div w:id="2040086558">
      <w:bodyDiv w:val="1"/>
      <w:marLeft w:val="0"/>
      <w:marRight w:val="0"/>
      <w:marTop w:val="0"/>
      <w:marBottom w:val="0"/>
      <w:divBdr>
        <w:top w:val="none" w:sz="0" w:space="0" w:color="auto"/>
        <w:left w:val="none" w:sz="0" w:space="0" w:color="auto"/>
        <w:bottom w:val="none" w:sz="0" w:space="0" w:color="auto"/>
        <w:right w:val="none" w:sz="0" w:space="0" w:color="auto"/>
      </w:divBdr>
    </w:div>
    <w:div w:id="2056808708">
      <w:bodyDiv w:val="1"/>
      <w:marLeft w:val="0"/>
      <w:marRight w:val="0"/>
      <w:marTop w:val="0"/>
      <w:marBottom w:val="0"/>
      <w:divBdr>
        <w:top w:val="none" w:sz="0" w:space="0" w:color="auto"/>
        <w:left w:val="none" w:sz="0" w:space="0" w:color="auto"/>
        <w:bottom w:val="none" w:sz="0" w:space="0" w:color="auto"/>
        <w:right w:val="none" w:sz="0" w:space="0" w:color="auto"/>
      </w:divBdr>
    </w:div>
    <w:div w:id="2072993970">
      <w:bodyDiv w:val="1"/>
      <w:marLeft w:val="0"/>
      <w:marRight w:val="0"/>
      <w:marTop w:val="0"/>
      <w:marBottom w:val="0"/>
      <w:divBdr>
        <w:top w:val="none" w:sz="0" w:space="0" w:color="auto"/>
        <w:left w:val="none" w:sz="0" w:space="0" w:color="auto"/>
        <w:bottom w:val="none" w:sz="0" w:space="0" w:color="auto"/>
        <w:right w:val="none" w:sz="0" w:space="0" w:color="auto"/>
      </w:divBdr>
    </w:div>
    <w:div w:id="2090346649">
      <w:bodyDiv w:val="1"/>
      <w:marLeft w:val="0"/>
      <w:marRight w:val="0"/>
      <w:marTop w:val="0"/>
      <w:marBottom w:val="0"/>
      <w:divBdr>
        <w:top w:val="none" w:sz="0" w:space="0" w:color="auto"/>
        <w:left w:val="none" w:sz="0" w:space="0" w:color="auto"/>
        <w:bottom w:val="none" w:sz="0" w:space="0" w:color="auto"/>
        <w:right w:val="none" w:sz="0" w:space="0" w:color="auto"/>
      </w:divBdr>
    </w:div>
    <w:div w:id="2097748273">
      <w:bodyDiv w:val="1"/>
      <w:marLeft w:val="0"/>
      <w:marRight w:val="0"/>
      <w:marTop w:val="0"/>
      <w:marBottom w:val="0"/>
      <w:divBdr>
        <w:top w:val="none" w:sz="0" w:space="0" w:color="auto"/>
        <w:left w:val="none" w:sz="0" w:space="0" w:color="auto"/>
        <w:bottom w:val="none" w:sz="0" w:space="0" w:color="auto"/>
        <w:right w:val="none" w:sz="0" w:space="0" w:color="auto"/>
      </w:divBdr>
    </w:div>
    <w:div w:id="2114327224">
      <w:bodyDiv w:val="1"/>
      <w:marLeft w:val="0"/>
      <w:marRight w:val="0"/>
      <w:marTop w:val="0"/>
      <w:marBottom w:val="0"/>
      <w:divBdr>
        <w:top w:val="none" w:sz="0" w:space="0" w:color="auto"/>
        <w:left w:val="none" w:sz="0" w:space="0" w:color="auto"/>
        <w:bottom w:val="none" w:sz="0" w:space="0" w:color="auto"/>
        <w:right w:val="none" w:sz="0" w:space="0" w:color="auto"/>
      </w:divBdr>
    </w:div>
    <w:div w:id="2116361027">
      <w:bodyDiv w:val="1"/>
      <w:marLeft w:val="0"/>
      <w:marRight w:val="0"/>
      <w:marTop w:val="0"/>
      <w:marBottom w:val="0"/>
      <w:divBdr>
        <w:top w:val="none" w:sz="0" w:space="0" w:color="auto"/>
        <w:left w:val="none" w:sz="0" w:space="0" w:color="auto"/>
        <w:bottom w:val="none" w:sz="0" w:space="0" w:color="auto"/>
        <w:right w:val="none" w:sz="0" w:space="0" w:color="auto"/>
      </w:divBdr>
    </w:div>
    <w:div w:id="2124766347">
      <w:bodyDiv w:val="1"/>
      <w:marLeft w:val="0"/>
      <w:marRight w:val="0"/>
      <w:marTop w:val="0"/>
      <w:marBottom w:val="0"/>
      <w:divBdr>
        <w:top w:val="none" w:sz="0" w:space="0" w:color="auto"/>
        <w:left w:val="none" w:sz="0" w:space="0" w:color="auto"/>
        <w:bottom w:val="none" w:sz="0" w:space="0" w:color="auto"/>
        <w:right w:val="none" w:sz="0" w:space="0" w:color="auto"/>
      </w:divBdr>
    </w:div>
    <w:div w:id="2132818149">
      <w:bodyDiv w:val="1"/>
      <w:marLeft w:val="0"/>
      <w:marRight w:val="0"/>
      <w:marTop w:val="0"/>
      <w:marBottom w:val="0"/>
      <w:divBdr>
        <w:top w:val="none" w:sz="0" w:space="0" w:color="auto"/>
        <w:left w:val="none" w:sz="0" w:space="0" w:color="auto"/>
        <w:bottom w:val="none" w:sz="0" w:space="0" w:color="auto"/>
        <w:right w:val="none" w:sz="0" w:space="0" w:color="auto"/>
      </w:divBdr>
    </w:div>
    <w:div w:id="2137605780">
      <w:bodyDiv w:val="1"/>
      <w:marLeft w:val="0"/>
      <w:marRight w:val="0"/>
      <w:marTop w:val="0"/>
      <w:marBottom w:val="0"/>
      <w:divBdr>
        <w:top w:val="none" w:sz="0" w:space="0" w:color="auto"/>
        <w:left w:val="none" w:sz="0" w:space="0" w:color="auto"/>
        <w:bottom w:val="none" w:sz="0" w:space="0" w:color="auto"/>
        <w:right w:val="none" w:sz="0" w:space="0" w:color="auto"/>
      </w:divBdr>
    </w:div>
    <w:div w:id="2139179185">
      <w:bodyDiv w:val="1"/>
      <w:marLeft w:val="0"/>
      <w:marRight w:val="0"/>
      <w:marTop w:val="0"/>
      <w:marBottom w:val="0"/>
      <w:divBdr>
        <w:top w:val="none" w:sz="0" w:space="0" w:color="auto"/>
        <w:left w:val="none" w:sz="0" w:space="0" w:color="auto"/>
        <w:bottom w:val="none" w:sz="0" w:space="0" w:color="auto"/>
        <w:right w:val="none" w:sz="0" w:space="0" w:color="auto"/>
      </w:divBdr>
    </w:div>
    <w:div w:id="2140567257">
      <w:bodyDiv w:val="1"/>
      <w:marLeft w:val="0"/>
      <w:marRight w:val="0"/>
      <w:marTop w:val="0"/>
      <w:marBottom w:val="0"/>
      <w:divBdr>
        <w:top w:val="none" w:sz="0" w:space="0" w:color="auto"/>
        <w:left w:val="none" w:sz="0" w:space="0" w:color="auto"/>
        <w:bottom w:val="none" w:sz="0" w:space="0" w:color="auto"/>
        <w:right w:val="none" w:sz="0" w:space="0" w:color="auto"/>
      </w:divBdr>
    </w:div>
    <w:div w:id="214711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header" Target="header6.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88C9F-DFC3-447A-849F-8872AF5CC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28</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cp:lastModifiedBy>
  <cp:revision>7</cp:revision>
  <cp:lastPrinted>2026-08-22T01:42:00Z</cp:lastPrinted>
  <dcterms:created xsi:type="dcterms:W3CDTF">2026-08-29T01:43:00Z</dcterms:created>
  <dcterms:modified xsi:type="dcterms:W3CDTF">2026-09-06T01:27:00Z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id="IC8ngcFJ"/&gt;&lt;style id="http://www.zotero.org/styles/american-medical-association-no-url" hasBibliography="1" bibliographyStyleHasBeenSet="1"/&gt;&lt;prefs&gt;&lt;pref name="fieldType" value="Field"/&gt;&lt;pref name</vt:lpwstr>
  </property>
  <property fmtid="{D5CDD505-2E9C-101B-9397-08002B2CF9AE}" pid="3" name="ZOTERO_PREF_2">
    <vt:lpwstr>="automaticJournalAbbreviations" value="true"/&gt;&lt;pref name="dontAskDelayCitationUpdates" value="true"/&gt;&lt;/prefs&gt;&lt;/data&gt;</vt:lpwstr>
  </property>
</Properties>
</file>