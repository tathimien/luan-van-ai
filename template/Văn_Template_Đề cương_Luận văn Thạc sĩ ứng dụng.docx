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F0F2DE" w14:textId="279D27AB" w:rsidR="0077081F" w:rsidRPr="00CF3573" w:rsidRDefault="00B32148" w:rsidP="00B32148">
      <w:pPr>
        <w:widowControl w:val="0"/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noProof/>
          <w:color w:val="000000" w:themeColor="text1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9CC1B9" wp14:editId="2308451D">
                <wp:simplePos x="0" y="0"/>
                <wp:positionH relativeFrom="column">
                  <wp:posOffset>-92075</wp:posOffset>
                </wp:positionH>
                <wp:positionV relativeFrom="paragraph">
                  <wp:posOffset>-162627</wp:posOffset>
                </wp:positionV>
                <wp:extent cx="5748020" cy="8674100"/>
                <wp:effectExtent l="19050" t="19050" r="43180" b="3175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8020" cy="867410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949B66C" id="Rectangle 4" o:spid="_x0000_s1026" style="position:absolute;margin-left:-7.25pt;margin-top:-12.8pt;width:452.6pt;height:68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" filled="f" strokeweight="4.5pt">
                <v:stroke linestyle="thickThin"/>
              </v:rect>
            </w:pict>
          </mc:Fallback>
        </mc:AlternateContent>
      </w:r>
      <w:r w:rsidR="0077081F" w:rsidRPr="00CF3573">
        <w:rPr>
          <w:b/>
          <w:bCs/>
          <w:color w:val="000000" w:themeColor="text1"/>
          <w:sz w:val="28"/>
          <w:szCs w:val="28"/>
          <w:lang w:val="vi-VN"/>
        </w:rPr>
        <w:t xml:space="preserve">BỘ GIÁO DỤC VÀ ĐÀO TẠO               </w:t>
      </w:r>
      <w:r w:rsidR="0077081F" w:rsidRPr="00CF3573">
        <w:rPr>
          <w:b/>
          <w:bCs/>
          <w:color w:val="000000" w:themeColor="text1"/>
          <w:sz w:val="28"/>
          <w:szCs w:val="28"/>
          <w:lang w:val="vi-VN"/>
        </w:rPr>
        <w:tab/>
        <w:t xml:space="preserve"> </w:t>
      </w:r>
      <w:r w:rsidR="0077081F" w:rsidRPr="00CF3573">
        <w:rPr>
          <w:b/>
          <w:bCs/>
          <w:color w:val="000000" w:themeColor="text1"/>
          <w:sz w:val="28"/>
          <w:szCs w:val="28"/>
          <w:lang w:val="vi-VN"/>
        </w:rPr>
        <w:tab/>
      </w:r>
      <w:r w:rsidR="0077081F" w:rsidRPr="00CF3573">
        <w:rPr>
          <w:b/>
          <w:bCs/>
          <w:color w:val="000000" w:themeColor="text1"/>
          <w:sz w:val="28"/>
          <w:szCs w:val="28"/>
          <w:lang w:val="vi-VN"/>
        </w:rPr>
        <w:tab/>
        <w:t>BỘ Y TẾ</w:t>
      </w:r>
    </w:p>
    <w:p w14:paraId="4CA1EC77" w14:textId="77777777" w:rsidR="0077081F" w:rsidRPr="00CF3573" w:rsidRDefault="0077081F" w:rsidP="00B32148">
      <w:pPr>
        <w:widowControl w:val="0"/>
        <w:tabs>
          <w:tab w:val="left" w:pos="3132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b/>
          <w:bCs/>
          <w:color w:val="000000" w:themeColor="text1"/>
          <w:sz w:val="28"/>
          <w:szCs w:val="28"/>
          <w:lang w:val="vi-VN"/>
        </w:rPr>
        <w:t>TRƯỜNG ĐẠI HỌC Y HÀ NỘI</w:t>
      </w:r>
    </w:p>
    <w:p w14:paraId="7AF96572" w14:textId="77777777" w:rsidR="0077081F" w:rsidRPr="00CF3573" w:rsidRDefault="0077081F" w:rsidP="00B32148">
      <w:pPr>
        <w:widowControl w:val="0"/>
        <w:tabs>
          <w:tab w:val="left" w:pos="0"/>
        </w:tabs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CF3573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2132FC68" wp14:editId="3C09EF1C">
            <wp:extent cx="1009015" cy="1234440"/>
            <wp:effectExtent l="0" t="0" r="635" b="3810"/>
            <wp:docPr id="3" name="Picture 3" descr="Description: Logo_HM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Logo_HM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844B" w14:textId="77777777" w:rsidR="003E0F5B" w:rsidRPr="003E0F5B" w:rsidRDefault="003E0F5B" w:rsidP="00B32148">
      <w:pPr>
        <w:widowControl w:val="0"/>
        <w:spacing w:line="360" w:lineRule="auto"/>
        <w:jc w:val="center"/>
        <w:rPr>
          <w:b/>
          <w:color w:val="000000" w:themeColor="text1"/>
          <w:szCs w:val="28"/>
        </w:rPr>
      </w:pPr>
    </w:p>
    <w:p w14:paraId="4CB5CCE9" w14:textId="60AE913D" w:rsidR="0077081F" w:rsidRPr="00CF3573" w:rsidRDefault="00EC1C64" w:rsidP="00B32148">
      <w:pPr>
        <w:widowControl w:val="0"/>
        <w:spacing w:line="360" w:lineRule="auto"/>
        <w:jc w:val="center"/>
        <w:rPr>
          <w:b/>
          <w:color w:val="000000" w:themeColor="text1"/>
          <w:sz w:val="32"/>
          <w:szCs w:val="28"/>
        </w:rPr>
      </w:pPr>
      <w:r>
        <w:rPr>
          <w:b/>
          <w:color w:val="000000" w:themeColor="text1"/>
          <w:sz w:val="32"/>
          <w:szCs w:val="28"/>
          <w:lang w:val="vi-VN"/>
        </w:rPr>
        <w:t>Họ Và Tên</w:t>
      </w:r>
    </w:p>
    <w:p w14:paraId="7582E247" w14:textId="77777777" w:rsidR="0077081F" w:rsidRPr="00CF3573" w:rsidRDefault="0077081F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  <w:lang w:val="vi-VN"/>
        </w:rPr>
      </w:pPr>
    </w:p>
    <w:p w14:paraId="392FC39E" w14:textId="77777777" w:rsidR="0077081F" w:rsidRPr="00CF3573" w:rsidRDefault="0077081F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0E9A0C65" w14:textId="77777777" w:rsidR="00B32148" w:rsidRPr="00CF3573" w:rsidRDefault="00B32148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28"/>
          <w:szCs w:val="28"/>
        </w:rPr>
      </w:pPr>
    </w:p>
    <w:p w14:paraId="4513A8CA" w14:textId="4585CF9C" w:rsidR="0077081F" w:rsidRPr="00CF3573" w:rsidRDefault="0077081F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</w:pPr>
      <w:r w:rsidRPr="00CF3573">
        <w:rPr>
          <w:rFonts w:eastAsiaTheme="majorEastAsia"/>
          <w:b/>
          <w:bCs/>
          <w:color w:val="000000" w:themeColor="text1"/>
          <w:sz w:val="36"/>
          <w:szCs w:val="28"/>
        </w:rPr>
        <w:t>ĐÁNH GIÁ KẾT</w:t>
      </w:r>
      <w:r w:rsidRPr="00CF3573"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  <w:t xml:space="preserve"> QUẢ ĐIỀU TRỊ </w:t>
      </w:r>
      <w:r w:rsidR="00EC1C64"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  <w:t>.........</w:t>
      </w:r>
    </w:p>
    <w:p w14:paraId="4AEB2DA2" w14:textId="77777777" w:rsidR="00D30D54" w:rsidRPr="00CF3573" w:rsidRDefault="00D30D54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28"/>
          <w:szCs w:val="28"/>
          <w:lang w:val="vi-VN"/>
        </w:rPr>
      </w:pPr>
    </w:p>
    <w:p w14:paraId="1E3F1D8F" w14:textId="4239346E" w:rsidR="0077081F" w:rsidRPr="00CF3573" w:rsidRDefault="0077081F" w:rsidP="00B32148">
      <w:pPr>
        <w:widowControl w:val="0"/>
        <w:tabs>
          <w:tab w:val="left" w:pos="4678"/>
        </w:tabs>
        <w:spacing w:line="360" w:lineRule="auto"/>
        <w:ind w:left="2835"/>
        <w:jc w:val="center"/>
        <w:rPr>
          <w:color w:val="000000" w:themeColor="text1"/>
          <w:sz w:val="28"/>
          <w:szCs w:val="28"/>
        </w:rPr>
      </w:pPr>
    </w:p>
    <w:p w14:paraId="1A941D8F" w14:textId="77777777" w:rsidR="0077081F" w:rsidRPr="003E0F5B" w:rsidRDefault="0077081F" w:rsidP="00B32148">
      <w:pPr>
        <w:widowControl w:val="0"/>
        <w:spacing w:line="360" w:lineRule="auto"/>
        <w:jc w:val="center"/>
        <w:rPr>
          <w:color w:val="000000" w:themeColor="text1"/>
          <w:szCs w:val="28"/>
        </w:rPr>
      </w:pPr>
    </w:p>
    <w:p w14:paraId="6B89554B" w14:textId="77777777" w:rsidR="00B32148" w:rsidRPr="00CF3573" w:rsidRDefault="00B32148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484F7F5A" w14:textId="77777777" w:rsidR="0077081F" w:rsidRPr="00CF3573" w:rsidRDefault="0077081F" w:rsidP="00B32148">
      <w:pPr>
        <w:widowControl w:val="0"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4D769D7" w14:textId="41DD8169" w:rsidR="0077081F" w:rsidRPr="008D0D79" w:rsidRDefault="00D80CD2" w:rsidP="00B32148">
      <w:pPr>
        <w:widowControl w:val="0"/>
        <w:spacing w:line="360" w:lineRule="auto"/>
        <w:jc w:val="center"/>
        <w:rPr>
          <w:color w:val="000000" w:themeColor="text1"/>
          <w:sz w:val="32"/>
          <w:szCs w:val="28"/>
          <w:lang w:val="vi-VN"/>
        </w:rPr>
      </w:pPr>
      <w:r>
        <w:rPr>
          <w:b/>
          <w:color w:val="000000" w:themeColor="text1"/>
          <w:sz w:val="32"/>
          <w:szCs w:val="28"/>
        </w:rPr>
        <w:t xml:space="preserve">ĐỀ CƯƠNG </w:t>
      </w:r>
      <w:r w:rsidR="0077081F" w:rsidRPr="00CF3573">
        <w:rPr>
          <w:b/>
          <w:color w:val="000000" w:themeColor="text1"/>
          <w:sz w:val="32"/>
          <w:szCs w:val="28"/>
          <w:lang w:val="vi-VN"/>
        </w:rPr>
        <w:t>LUẬN VĂN</w:t>
      </w:r>
      <w:r w:rsidR="0077081F" w:rsidRPr="00CF3573">
        <w:rPr>
          <w:b/>
          <w:color w:val="000000" w:themeColor="text1"/>
          <w:sz w:val="32"/>
          <w:szCs w:val="28"/>
        </w:rPr>
        <w:t xml:space="preserve"> </w:t>
      </w:r>
      <w:r w:rsidR="0077081F" w:rsidRPr="00CF3573">
        <w:rPr>
          <w:b/>
          <w:color w:val="000000" w:themeColor="text1"/>
          <w:sz w:val="32"/>
          <w:szCs w:val="28"/>
          <w:lang w:val="vi-VN"/>
        </w:rPr>
        <w:t>THẠC SĨ</w:t>
      </w:r>
      <w:r w:rsidR="00EC1C64">
        <w:rPr>
          <w:b/>
          <w:color w:val="000000" w:themeColor="text1"/>
          <w:sz w:val="32"/>
          <w:szCs w:val="28"/>
          <w:lang w:val="vi-VN"/>
        </w:rPr>
        <w:t xml:space="preserve"> ĐỊNH HƯỚNG </w:t>
      </w:r>
      <w:r w:rsidR="008D0D79">
        <w:rPr>
          <w:b/>
          <w:color w:val="000000" w:themeColor="text1"/>
          <w:sz w:val="32"/>
          <w:szCs w:val="28"/>
          <w:lang w:val="vi-VN"/>
        </w:rPr>
        <w:t>ỨNG DỤNG</w:t>
      </w:r>
    </w:p>
    <w:p w14:paraId="370458E3" w14:textId="77777777" w:rsidR="0077081F" w:rsidRPr="00CF3573" w:rsidRDefault="0077081F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  <w:lang w:val="vi-VN"/>
        </w:rPr>
      </w:pPr>
    </w:p>
    <w:p w14:paraId="1528887F" w14:textId="77777777" w:rsidR="0077081F" w:rsidRPr="00CF3573" w:rsidRDefault="0077081F" w:rsidP="00B32148">
      <w:pPr>
        <w:widowControl w:val="0"/>
        <w:spacing w:line="360" w:lineRule="auto"/>
        <w:ind w:left="2160"/>
        <w:jc w:val="center"/>
        <w:rPr>
          <w:color w:val="000000" w:themeColor="text1"/>
          <w:sz w:val="28"/>
          <w:szCs w:val="28"/>
        </w:rPr>
      </w:pPr>
    </w:p>
    <w:p w14:paraId="4F092569" w14:textId="77777777" w:rsidR="0077081F" w:rsidRPr="00CF3573" w:rsidRDefault="0077081F" w:rsidP="00B32148">
      <w:pPr>
        <w:widowControl w:val="0"/>
        <w:spacing w:line="360" w:lineRule="auto"/>
        <w:ind w:left="2160"/>
        <w:jc w:val="center"/>
        <w:rPr>
          <w:color w:val="000000" w:themeColor="text1"/>
          <w:sz w:val="28"/>
          <w:szCs w:val="28"/>
        </w:rPr>
      </w:pPr>
    </w:p>
    <w:p w14:paraId="2BAF4A2E" w14:textId="532F652E" w:rsidR="0077081F" w:rsidRPr="00CF3573" w:rsidRDefault="0077081F" w:rsidP="00B32148">
      <w:pPr>
        <w:widowControl w:val="0"/>
        <w:spacing w:line="360" w:lineRule="auto"/>
        <w:ind w:left="2160"/>
        <w:jc w:val="center"/>
        <w:rPr>
          <w:color w:val="000000" w:themeColor="text1"/>
          <w:sz w:val="28"/>
          <w:szCs w:val="28"/>
          <w:lang w:val="vi-VN"/>
        </w:rPr>
      </w:pPr>
    </w:p>
    <w:p w14:paraId="7EBDA27F" w14:textId="2DF70EEC" w:rsidR="0077081F" w:rsidRPr="00CF3573" w:rsidRDefault="0077081F" w:rsidP="00B32148">
      <w:pPr>
        <w:widowControl w:val="0"/>
        <w:tabs>
          <w:tab w:val="left" w:pos="3593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0A39752" w14:textId="4C0FCF88" w:rsidR="0077081F" w:rsidRPr="00CF3573" w:rsidRDefault="0077081F" w:rsidP="00B32148">
      <w:pPr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b/>
          <w:color w:val="000000" w:themeColor="text1"/>
          <w:sz w:val="28"/>
          <w:szCs w:val="28"/>
        </w:rPr>
        <w:t>HÀ NỘI – 2026</w:t>
      </w:r>
      <w:r w:rsidRPr="00CF3573">
        <w:rPr>
          <w:b/>
          <w:bCs/>
          <w:color w:val="000000" w:themeColor="text1"/>
          <w:sz w:val="28"/>
          <w:szCs w:val="28"/>
          <w:lang w:val="vi-VN"/>
        </w:rPr>
        <w:br w:type="page"/>
      </w:r>
    </w:p>
    <w:p w14:paraId="07106AF5" w14:textId="6CF2EE2E" w:rsidR="008349DC" w:rsidRPr="00CF3573" w:rsidRDefault="00B32148" w:rsidP="00B32148">
      <w:pPr>
        <w:widowControl w:val="0"/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noProof/>
          <w:color w:val="000000" w:themeColor="text1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59CD25" wp14:editId="33F473D8">
                <wp:simplePos x="0" y="0"/>
                <wp:positionH relativeFrom="column">
                  <wp:posOffset>-98425</wp:posOffset>
                </wp:positionH>
                <wp:positionV relativeFrom="paragraph">
                  <wp:posOffset>-117475</wp:posOffset>
                </wp:positionV>
                <wp:extent cx="5748421" cy="8534400"/>
                <wp:effectExtent l="19050" t="19050" r="43180" b="3810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8421" cy="8534400"/>
                        </a:xfrm>
                        <a:prstGeom prst="rect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EFA10FC" id="Rectangle 27" o:spid="_x0000_s1026" style="position:absolute;margin-left:-7.75pt;margin-top:-9.25pt;width:452.65pt;height:67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" filled="f" strokeweight="4.5pt">
                <v:stroke linestyle="thickThin"/>
              </v:rect>
            </w:pict>
          </mc:Fallback>
        </mc:AlternateContent>
      </w:r>
      <w:r w:rsidR="008349DC" w:rsidRPr="00CF3573">
        <w:rPr>
          <w:b/>
          <w:bCs/>
          <w:color w:val="000000" w:themeColor="text1"/>
          <w:sz w:val="28"/>
          <w:szCs w:val="28"/>
          <w:lang w:val="vi-VN"/>
        </w:rPr>
        <w:t xml:space="preserve">BỘ GIÁO DỤC VÀ ĐÀO TẠO                </w:t>
      </w:r>
      <w:r w:rsidR="00232AF1" w:rsidRPr="00CF3573">
        <w:rPr>
          <w:b/>
          <w:bCs/>
          <w:color w:val="000000" w:themeColor="text1"/>
          <w:sz w:val="28"/>
          <w:szCs w:val="28"/>
          <w:lang w:val="vi-VN"/>
        </w:rPr>
        <w:tab/>
      </w:r>
      <w:r w:rsidR="00206FE8">
        <w:rPr>
          <w:b/>
          <w:bCs/>
          <w:color w:val="000000" w:themeColor="text1"/>
          <w:sz w:val="28"/>
          <w:szCs w:val="28"/>
        </w:rPr>
        <w:t xml:space="preserve">            </w:t>
      </w:r>
      <w:r w:rsidR="00232AF1" w:rsidRPr="00CF3573">
        <w:rPr>
          <w:b/>
          <w:bCs/>
          <w:color w:val="000000" w:themeColor="text1"/>
          <w:sz w:val="28"/>
          <w:szCs w:val="28"/>
          <w:lang w:val="vi-VN"/>
        </w:rPr>
        <w:tab/>
      </w:r>
      <w:r w:rsidR="008349DC" w:rsidRPr="00CF3573">
        <w:rPr>
          <w:b/>
          <w:bCs/>
          <w:color w:val="000000" w:themeColor="text1"/>
          <w:sz w:val="28"/>
          <w:szCs w:val="28"/>
          <w:lang w:val="vi-VN"/>
        </w:rPr>
        <w:t>BỘ Y TẾ</w:t>
      </w:r>
    </w:p>
    <w:p w14:paraId="1BE40090" w14:textId="41A512FA" w:rsidR="008349DC" w:rsidRPr="00CF3573" w:rsidRDefault="008349DC" w:rsidP="00B32148">
      <w:pPr>
        <w:widowControl w:val="0"/>
        <w:tabs>
          <w:tab w:val="left" w:pos="3132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  <w:lang w:val="vi-VN"/>
        </w:rPr>
      </w:pPr>
      <w:r w:rsidRPr="00CF3573">
        <w:rPr>
          <w:b/>
          <w:bCs/>
          <w:color w:val="000000" w:themeColor="text1"/>
          <w:sz w:val="28"/>
          <w:szCs w:val="28"/>
          <w:lang w:val="vi-VN"/>
        </w:rPr>
        <w:t>TRƯỜNG ĐẠI HỌC Y HÀ NỘI</w:t>
      </w:r>
    </w:p>
    <w:p w14:paraId="14F659B3" w14:textId="77777777" w:rsidR="008349DC" w:rsidRPr="00CF3573" w:rsidRDefault="008349DC" w:rsidP="00B32148">
      <w:pPr>
        <w:widowControl w:val="0"/>
        <w:tabs>
          <w:tab w:val="left" w:pos="0"/>
        </w:tabs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CF3573">
        <w:rPr>
          <w:b/>
          <w:noProof/>
          <w:color w:val="000000" w:themeColor="text1"/>
          <w:sz w:val="28"/>
          <w:szCs w:val="28"/>
        </w:rPr>
        <w:drawing>
          <wp:inline distT="0" distB="0" distL="0" distR="0" wp14:anchorId="32A1409E" wp14:editId="6F38C92F">
            <wp:extent cx="1009015" cy="1234440"/>
            <wp:effectExtent l="0" t="0" r="635" b="3810"/>
            <wp:docPr id="1316348692" name="Picture 1316348692" descr="Description: Logo_HM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escription: Logo_HMU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9015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E325" w14:textId="41A6A8D6" w:rsidR="008349DC" w:rsidRPr="00CF3573" w:rsidRDefault="00EC1C64" w:rsidP="00B32148">
      <w:pPr>
        <w:widowControl w:val="0"/>
        <w:spacing w:line="360" w:lineRule="auto"/>
        <w:jc w:val="center"/>
        <w:rPr>
          <w:b/>
          <w:color w:val="000000" w:themeColor="text1"/>
          <w:sz w:val="32"/>
          <w:szCs w:val="28"/>
        </w:rPr>
      </w:pPr>
      <w:r>
        <w:rPr>
          <w:b/>
          <w:color w:val="000000" w:themeColor="text1"/>
          <w:sz w:val="32"/>
          <w:szCs w:val="28"/>
          <w:lang w:val="vi-VN"/>
        </w:rPr>
        <w:t>Họ Và Tên</w:t>
      </w:r>
    </w:p>
    <w:p w14:paraId="13A5E859" w14:textId="77777777" w:rsidR="008349DC" w:rsidRPr="00CF3573" w:rsidRDefault="008349DC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  <w:lang w:val="vi-VN"/>
        </w:rPr>
      </w:pPr>
    </w:p>
    <w:p w14:paraId="5ECF5301" w14:textId="77777777" w:rsidR="008349DC" w:rsidRPr="00CF3573" w:rsidRDefault="008349DC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28"/>
          <w:szCs w:val="28"/>
          <w:lang w:val="vi-VN"/>
        </w:rPr>
      </w:pPr>
    </w:p>
    <w:p w14:paraId="3100EFC4" w14:textId="37CEF523" w:rsidR="00EB7889" w:rsidRPr="00CF3573" w:rsidRDefault="00EB7889" w:rsidP="00B32148">
      <w:pPr>
        <w:tabs>
          <w:tab w:val="left" w:pos="6304"/>
        </w:tabs>
        <w:spacing w:line="360" w:lineRule="auto"/>
        <w:jc w:val="center"/>
        <w:rPr>
          <w:rFonts w:eastAsiaTheme="majorEastAsia"/>
          <w:b/>
          <w:bCs/>
          <w:color w:val="000000" w:themeColor="text1"/>
          <w:sz w:val="36"/>
          <w:szCs w:val="28"/>
        </w:rPr>
      </w:pPr>
      <w:r w:rsidRPr="00CF3573">
        <w:rPr>
          <w:rFonts w:eastAsiaTheme="majorEastAsia"/>
          <w:b/>
          <w:bCs/>
          <w:color w:val="000000" w:themeColor="text1"/>
          <w:sz w:val="36"/>
          <w:szCs w:val="28"/>
        </w:rPr>
        <w:t>ĐÁNH GIÁ KẾT</w:t>
      </w:r>
      <w:r w:rsidRPr="00CF3573"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  <w:t xml:space="preserve"> QUẢ </w:t>
      </w:r>
      <w:r w:rsidR="00EC1C64">
        <w:rPr>
          <w:rFonts w:eastAsiaTheme="majorEastAsia"/>
          <w:b/>
          <w:bCs/>
          <w:color w:val="000000" w:themeColor="text1"/>
          <w:sz w:val="36"/>
          <w:szCs w:val="28"/>
          <w:lang w:val="vi-VN"/>
        </w:rPr>
        <w:t>..........</w:t>
      </w:r>
    </w:p>
    <w:p w14:paraId="4ED939A7" w14:textId="77777777" w:rsidR="008349DC" w:rsidRPr="00CF3573" w:rsidRDefault="008349DC" w:rsidP="00B32148">
      <w:pPr>
        <w:widowControl w:val="0"/>
        <w:spacing w:line="360" w:lineRule="auto"/>
        <w:jc w:val="center"/>
        <w:rPr>
          <w:color w:val="000000" w:themeColor="text1"/>
          <w:sz w:val="36"/>
          <w:szCs w:val="28"/>
          <w:lang w:val="vi-VN"/>
        </w:rPr>
      </w:pPr>
    </w:p>
    <w:p w14:paraId="7E858FE2" w14:textId="7C771DC9" w:rsidR="008349DC" w:rsidRPr="00CF3573" w:rsidRDefault="008349DC" w:rsidP="00B32148">
      <w:pPr>
        <w:widowControl w:val="0"/>
        <w:tabs>
          <w:tab w:val="left" w:pos="4678"/>
        </w:tabs>
        <w:spacing w:line="360" w:lineRule="auto"/>
        <w:ind w:left="2835"/>
        <w:rPr>
          <w:color w:val="000000" w:themeColor="text1"/>
          <w:sz w:val="28"/>
          <w:szCs w:val="28"/>
          <w:lang w:val="vi-VN"/>
        </w:rPr>
      </w:pPr>
      <w:r w:rsidRPr="00CF3573">
        <w:rPr>
          <w:color w:val="000000" w:themeColor="text1"/>
          <w:sz w:val="28"/>
          <w:szCs w:val="28"/>
          <w:lang w:val="vi-VN"/>
        </w:rPr>
        <w:t>Chuyên ngành</w:t>
      </w:r>
      <w:r w:rsidR="003C4AA3" w:rsidRPr="00CF3573">
        <w:rPr>
          <w:color w:val="000000" w:themeColor="text1"/>
          <w:sz w:val="28"/>
          <w:szCs w:val="28"/>
        </w:rPr>
        <w:tab/>
      </w:r>
      <w:r w:rsidRPr="00CF3573">
        <w:rPr>
          <w:color w:val="000000" w:themeColor="text1"/>
          <w:sz w:val="28"/>
          <w:szCs w:val="28"/>
          <w:lang w:val="vi-VN"/>
        </w:rPr>
        <w:t>: Nhãn khoa</w:t>
      </w:r>
    </w:p>
    <w:p w14:paraId="64EDD799" w14:textId="00BE932C" w:rsidR="008349DC" w:rsidRPr="00CF3573" w:rsidRDefault="008349DC" w:rsidP="00B32148">
      <w:pPr>
        <w:widowControl w:val="0"/>
        <w:tabs>
          <w:tab w:val="left" w:pos="4678"/>
        </w:tabs>
        <w:spacing w:line="360" w:lineRule="auto"/>
        <w:ind w:left="2835"/>
        <w:rPr>
          <w:color w:val="000000" w:themeColor="text1"/>
          <w:sz w:val="28"/>
          <w:szCs w:val="28"/>
        </w:rPr>
      </w:pPr>
      <w:r w:rsidRPr="00CF3573">
        <w:rPr>
          <w:color w:val="000000" w:themeColor="text1"/>
          <w:sz w:val="28"/>
          <w:szCs w:val="28"/>
          <w:lang w:val="vi-VN"/>
        </w:rPr>
        <w:t>Mã số</w:t>
      </w:r>
      <w:r w:rsidR="003C4AA3" w:rsidRPr="00CF3573">
        <w:rPr>
          <w:color w:val="000000" w:themeColor="text1"/>
          <w:sz w:val="28"/>
          <w:szCs w:val="28"/>
        </w:rPr>
        <w:tab/>
      </w:r>
      <w:r w:rsidRPr="00CF3573">
        <w:rPr>
          <w:color w:val="000000" w:themeColor="text1"/>
          <w:sz w:val="28"/>
          <w:szCs w:val="28"/>
          <w:lang w:val="vi-VN"/>
        </w:rPr>
        <w:t>: 8720157</w:t>
      </w:r>
    </w:p>
    <w:p w14:paraId="1374E439" w14:textId="77777777" w:rsidR="008349DC" w:rsidRPr="00F037CE" w:rsidRDefault="008349DC" w:rsidP="00B32148">
      <w:pPr>
        <w:widowControl w:val="0"/>
        <w:spacing w:line="360" w:lineRule="auto"/>
        <w:jc w:val="center"/>
        <w:rPr>
          <w:color w:val="000000" w:themeColor="text1"/>
          <w:sz w:val="30"/>
          <w:szCs w:val="30"/>
        </w:rPr>
      </w:pPr>
    </w:p>
    <w:p w14:paraId="48F1FD0C" w14:textId="6EC78CE0" w:rsidR="008349DC" w:rsidRPr="00F037CE" w:rsidRDefault="00D80CD2" w:rsidP="00B32148">
      <w:pPr>
        <w:widowControl w:val="0"/>
        <w:spacing w:line="360" w:lineRule="auto"/>
        <w:jc w:val="center"/>
        <w:rPr>
          <w:color w:val="000000" w:themeColor="text1"/>
          <w:sz w:val="30"/>
          <w:szCs w:val="30"/>
          <w:lang w:val="vi-VN"/>
        </w:rPr>
      </w:pPr>
      <w:r w:rsidRPr="00F037CE">
        <w:rPr>
          <w:b/>
          <w:color w:val="000000" w:themeColor="text1"/>
          <w:sz w:val="30"/>
          <w:szCs w:val="30"/>
        </w:rPr>
        <w:t xml:space="preserve">ĐỀ CƯƠNG LUẬN VĂN THẠC SĨ </w:t>
      </w:r>
      <w:r w:rsidR="008349DC" w:rsidRPr="00F037CE">
        <w:rPr>
          <w:b/>
          <w:color w:val="000000" w:themeColor="text1"/>
          <w:sz w:val="30"/>
          <w:szCs w:val="30"/>
        </w:rPr>
        <w:t xml:space="preserve">ĐỊNH HƯỚNG </w:t>
      </w:r>
      <w:r w:rsidR="008D0D79" w:rsidRPr="00F037CE">
        <w:rPr>
          <w:b/>
          <w:color w:val="000000" w:themeColor="text1"/>
          <w:sz w:val="30"/>
          <w:szCs w:val="30"/>
          <w:lang w:val="vi-VN"/>
        </w:rPr>
        <w:t>ỨNG DỤNG</w:t>
      </w:r>
    </w:p>
    <w:p w14:paraId="4C6ECDBA" w14:textId="0D12A2EE" w:rsidR="008349DC" w:rsidRPr="00CF3573" w:rsidRDefault="00D30D54" w:rsidP="00B32148">
      <w:pPr>
        <w:widowControl w:val="0"/>
        <w:spacing w:line="360" w:lineRule="auto"/>
        <w:jc w:val="center"/>
        <w:rPr>
          <w:color w:val="000000" w:themeColor="text1"/>
          <w:sz w:val="28"/>
          <w:szCs w:val="28"/>
          <w:lang w:val="vi-VN"/>
        </w:rPr>
      </w:pPr>
      <w:r w:rsidRPr="00CF3573">
        <w:rPr>
          <w:color w:val="000000" w:themeColor="text1"/>
          <w:sz w:val="28"/>
          <w:szCs w:val="28"/>
          <w:lang w:val="vi-VN"/>
        </w:rPr>
        <w:br/>
      </w:r>
      <w:r w:rsidR="008349DC" w:rsidRPr="00CF3573">
        <w:rPr>
          <w:color w:val="000000" w:themeColor="text1"/>
          <w:sz w:val="28"/>
          <w:szCs w:val="28"/>
          <w:lang w:val="vi-VN"/>
        </w:rPr>
        <w:t>NGƯỜI HƯỚNG DẪN KHOA HỌC:</w:t>
      </w:r>
    </w:p>
    <w:p w14:paraId="51D728BE" w14:textId="1A7985D2" w:rsidR="008349DC" w:rsidRPr="00642A5A" w:rsidRDefault="008349DC" w:rsidP="00642A5A">
      <w:pPr>
        <w:widowControl w:val="0"/>
        <w:spacing w:line="360" w:lineRule="auto"/>
        <w:ind w:left="2880"/>
        <w:rPr>
          <w:color w:val="000000" w:themeColor="text1"/>
          <w:sz w:val="28"/>
          <w:szCs w:val="28"/>
          <w:lang w:val="vi-VN"/>
        </w:rPr>
      </w:pPr>
      <w:r w:rsidRPr="00642A5A">
        <w:rPr>
          <w:color w:val="000000" w:themeColor="text1"/>
          <w:sz w:val="28"/>
          <w:szCs w:val="28"/>
          <w:lang w:val="vi-VN"/>
        </w:rPr>
        <w:t>1. TS.BS.</w:t>
      </w:r>
      <w:r w:rsidR="00EC1C64">
        <w:rPr>
          <w:color w:val="000000" w:themeColor="text1"/>
          <w:sz w:val="28"/>
          <w:szCs w:val="28"/>
          <w:lang w:val="vi-VN"/>
        </w:rPr>
        <w:t xml:space="preserve"> .......</w:t>
      </w:r>
    </w:p>
    <w:p w14:paraId="4642E880" w14:textId="2EB3FE30" w:rsidR="008349DC" w:rsidRPr="00CF3573" w:rsidRDefault="008349DC" w:rsidP="00642A5A">
      <w:pPr>
        <w:widowControl w:val="0"/>
        <w:spacing w:line="360" w:lineRule="auto"/>
        <w:ind w:left="2880"/>
        <w:rPr>
          <w:color w:val="000000" w:themeColor="text1"/>
          <w:sz w:val="28"/>
          <w:szCs w:val="28"/>
        </w:rPr>
      </w:pPr>
      <w:r w:rsidRPr="00642A5A">
        <w:rPr>
          <w:color w:val="000000" w:themeColor="text1"/>
          <w:sz w:val="28"/>
          <w:szCs w:val="28"/>
          <w:lang w:val="vi-VN"/>
        </w:rPr>
        <w:t>2. TS.BS.</w:t>
      </w:r>
      <w:r w:rsidR="00EC1C64">
        <w:rPr>
          <w:color w:val="000000" w:themeColor="text1"/>
          <w:sz w:val="28"/>
          <w:szCs w:val="28"/>
          <w:lang w:val="vi-VN"/>
        </w:rPr>
        <w:t>.........</w:t>
      </w:r>
      <w:r w:rsidRPr="00CF3573">
        <w:rPr>
          <w:color w:val="000000" w:themeColor="text1"/>
          <w:sz w:val="28"/>
          <w:szCs w:val="28"/>
          <w:lang w:val="vi-VN"/>
        </w:rPr>
        <w:br/>
      </w:r>
    </w:p>
    <w:p w14:paraId="06B22687" w14:textId="77777777" w:rsidR="00B32148" w:rsidRPr="00206FE8" w:rsidRDefault="00B32148" w:rsidP="00B32148">
      <w:pPr>
        <w:widowControl w:val="0"/>
        <w:spacing w:line="360" w:lineRule="auto"/>
        <w:ind w:left="4320"/>
        <w:rPr>
          <w:color w:val="000000" w:themeColor="text1"/>
          <w:sz w:val="36"/>
          <w:szCs w:val="28"/>
        </w:rPr>
      </w:pPr>
    </w:p>
    <w:p w14:paraId="0FDE4A6C" w14:textId="018A0F3E" w:rsidR="008349DC" w:rsidRPr="00CF3573" w:rsidRDefault="008349DC" w:rsidP="00B32148">
      <w:pPr>
        <w:widowControl w:val="0"/>
        <w:tabs>
          <w:tab w:val="left" w:pos="3593"/>
        </w:tabs>
        <w:spacing w:line="360" w:lineRule="auto"/>
        <w:jc w:val="center"/>
        <w:rPr>
          <w:webHidden/>
          <w:color w:val="000000" w:themeColor="text1"/>
          <w:sz w:val="26"/>
          <w:szCs w:val="26"/>
          <w:lang w:val="vi-VN"/>
        </w:rPr>
      </w:pPr>
      <w:bookmarkStart w:id="0" w:name="_Toc204525656"/>
      <w:bookmarkStart w:id="1" w:name="_Toc204525928"/>
      <w:bookmarkStart w:id="2" w:name="_Toc204526227"/>
      <w:bookmarkStart w:id="3" w:name="_Toc204527601"/>
      <w:bookmarkStart w:id="4" w:name="_Toc205217882"/>
      <w:r w:rsidRPr="00CF3573">
        <w:rPr>
          <w:b/>
          <w:color w:val="000000" w:themeColor="text1"/>
          <w:sz w:val="28"/>
          <w:szCs w:val="28"/>
        </w:rPr>
        <w:t>HÀ NỘI – 202</w:t>
      </w:r>
      <w:bookmarkEnd w:id="0"/>
      <w:bookmarkEnd w:id="1"/>
      <w:bookmarkEnd w:id="2"/>
      <w:bookmarkEnd w:id="3"/>
      <w:bookmarkEnd w:id="4"/>
      <w:r w:rsidR="003608B7" w:rsidRPr="00CF3573">
        <w:rPr>
          <w:b/>
          <w:color w:val="000000" w:themeColor="text1"/>
          <w:sz w:val="28"/>
          <w:szCs w:val="28"/>
        </w:rPr>
        <w:t>6</w:t>
      </w:r>
      <w:r w:rsidRPr="00CF3573">
        <w:rPr>
          <w:color w:val="000000" w:themeColor="text1"/>
          <w:sz w:val="26"/>
          <w:szCs w:val="26"/>
          <w:lang w:val="vi-VN"/>
        </w:rPr>
        <w:br w:type="page"/>
      </w:r>
    </w:p>
    <w:p w14:paraId="5C6A7DBB" w14:textId="7C4776FC" w:rsidR="00EC1C64" w:rsidRPr="00EC1C64" w:rsidRDefault="00EC1C64" w:rsidP="00EC1C64">
      <w:pPr>
        <w:tabs>
          <w:tab w:val="left" w:pos="3480"/>
        </w:tabs>
        <w:spacing w:after="160" w:line="259" w:lineRule="auto"/>
        <w:rPr>
          <w:b/>
          <w:bCs/>
          <w:color w:val="000000" w:themeColor="text1"/>
          <w:sz w:val="28"/>
          <w:szCs w:val="28"/>
        </w:rPr>
      </w:pPr>
      <w:bookmarkStart w:id="5" w:name="_Toc237515072"/>
      <w:bookmarkStart w:id="6" w:name="_Toc237537049"/>
      <w:bookmarkStart w:id="7" w:name="_Toc237841991"/>
      <w:bookmarkStart w:id="8" w:name="_Toc238279143"/>
      <w:r>
        <w:rPr>
          <w:color w:val="000000" w:themeColor="text1"/>
        </w:rPr>
        <w:lastRenderedPageBreak/>
        <w:tab/>
      </w:r>
      <w:r w:rsidRPr="00EC1C64">
        <w:rPr>
          <w:b/>
          <w:bCs/>
          <w:color w:val="000000" w:themeColor="text1"/>
          <w:sz w:val="28"/>
          <w:szCs w:val="28"/>
        </w:rPr>
        <w:t>MỤC LỤC</w:t>
      </w:r>
    </w:p>
    <w:p w14:paraId="52DACEFA" w14:textId="6C6ABACC" w:rsidR="00EC1C64" w:rsidRPr="00EC1C64" w:rsidRDefault="00EC1C64">
      <w:pPr>
        <w:spacing w:after="160" w:line="259" w:lineRule="auto"/>
        <w:rPr>
          <w:rFonts w:eastAsiaTheme="majorEastAsia"/>
          <w:b/>
          <w:color w:val="000000" w:themeColor="text1"/>
          <w:sz w:val="28"/>
          <w:szCs w:val="26"/>
          <w:lang w:val="vi-VN" w:eastAsia="ja-JP"/>
        </w:rPr>
      </w:pPr>
      <w:r w:rsidRPr="00EC1C64">
        <w:br w:type="page"/>
      </w:r>
    </w:p>
    <w:p w14:paraId="3E69773B" w14:textId="0F2328A4" w:rsidR="006B30CA" w:rsidRPr="00CF3573" w:rsidRDefault="006B30CA" w:rsidP="00C971D9">
      <w:pPr>
        <w:pStyle w:val="1a"/>
        <w:rPr>
          <w:color w:val="000000" w:themeColor="text1"/>
        </w:rPr>
      </w:pPr>
      <w:r w:rsidRPr="00CF3573">
        <w:rPr>
          <w:color w:val="000000" w:themeColor="text1"/>
        </w:rPr>
        <w:lastRenderedPageBreak/>
        <w:t>DANH MỤC CHỮ VIẾT TẮT</w:t>
      </w:r>
      <w:bookmarkEnd w:id="5"/>
      <w:bookmarkEnd w:id="6"/>
      <w:bookmarkEnd w:id="7"/>
      <w:bookmarkEnd w:id="8"/>
    </w:p>
    <w:p w14:paraId="2D106092" w14:textId="77777777" w:rsidR="0077081F" w:rsidRPr="00CF3573" w:rsidRDefault="0077081F" w:rsidP="00B73182">
      <w:pPr>
        <w:spacing w:line="360" w:lineRule="auto"/>
        <w:jc w:val="both"/>
        <w:rPr>
          <w:color w:val="000000" w:themeColor="text1"/>
          <w:sz w:val="26"/>
          <w:szCs w:val="26"/>
        </w:rPr>
      </w:pPr>
    </w:p>
    <w:tbl>
      <w:tblPr>
        <w:tblStyle w:val="TableGrid"/>
        <w:tblW w:w="8934" w:type="dxa"/>
        <w:jc w:val="center"/>
        <w:tblLayout w:type="fixed"/>
        <w:tblLook w:val="04A0" w:firstRow="1" w:lastRow="0" w:firstColumn="1" w:lastColumn="0" w:noHBand="0" w:noVBand="1"/>
      </w:tblPr>
      <w:tblGrid>
        <w:gridCol w:w="1495"/>
        <w:gridCol w:w="3437"/>
        <w:gridCol w:w="4002"/>
      </w:tblGrid>
      <w:tr w:rsidR="00CF3573" w:rsidRPr="00CF3573" w14:paraId="5D84C293" w14:textId="77777777" w:rsidTr="003521B3">
        <w:trPr>
          <w:cantSplit/>
          <w:trHeight w:val="729"/>
          <w:tblHeader/>
          <w:jc w:val="center"/>
        </w:trPr>
        <w:tc>
          <w:tcPr>
            <w:tcW w:w="14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7325C84" w14:textId="77777777" w:rsidR="00786434" w:rsidRPr="00CF3573" w:rsidRDefault="00786434" w:rsidP="00B73182">
            <w:pPr>
              <w:spacing w:line="360" w:lineRule="auto"/>
              <w:jc w:val="center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Chữ</w:t>
            </w:r>
            <w:proofErr w:type="spellEnd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viết</w:t>
            </w:r>
            <w:proofErr w:type="spellEnd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34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21411B0" w14:textId="77777777" w:rsidR="00786434" w:rsidRPr="00CF3573" w:rsidRDefault="00786434" w:rsidP="00B73182">
            <w:pPr>
              <w:spacing w:line="360" w:lineRule="auto"/>
              <w:jc w:val="center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Tiếng</w:t>
            </w:r>
            <w:proofErr w:type="spellEnd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Anh</w:t>
            </w:r>
            <w:proofErr w:type="spellEnd"/>
          </w:p>
        </w:tc>
        <w:tc>
          <w:tcPr>
            <w:tcW w:w="40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E7E6E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6F76FB2" w14:textId="77777777" w:rsidR="00786434" w:rsidRPr="00CF3573" w:rsidRDefault="00786434" w:rsidP="00B73182">
            <w:pPr>
              <w:spacing w:line="360" w:lineRule="auto"/>
              <w:jc w:val="center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Tiếng</w:t>
            </w:r>
            <w:proofErr w:type="spellEnd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b/>
                <w:color w:val="000000" w:themeColor="text1"/>
                <w:kern w:val="0"/>
                <w:sz w:val="26"/>
                <w:szCs w:val="26"/>
              </w:rPr>
              <w:t>Việt</w:t>
            </w:r>
            <w:proofErr w:type="spellEnd"/>
          </w:p>
        </w:tc>
      </w:tr>
      <w:tr w:rsidR="00CF3573" w:rsidRPr="00CF3573" w14:paraId="09AB591B" w14:textId="77777777" w:rsidTr="003521B3">
        <w:trPr>
          <w:cantSplit/>
          <w:jc w:val="center"/>
        </w:trPr>
        <w:tc>
          <w:tcPr>
            <w:tcW w:w="14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929631C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color w:val="000000" w:themeColor="text1"/>
                <w:kern w:val="0"/>
                <w:sz w:val="26"/>
                <w:szCs w:val="26"/>
              </w:rPr>
              <w:t>ABCD</w:t>
            </w:r>
          </w:p>
        </w:tc>
        <w:tc>
          <w:tcPr>
            <w:tcW w:w="34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3CBFD9D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i/>
                <w:color w:val="000000" w:themeColor="text1"/>
                <w:kern w:val="0"/>
                <w:sz w:val="26"/>
                <w:szCs w:val="26"/>
              </w:rPr>
              <w:t>Belin ABCD Keratoconus Grading System</w:t>
            </w:r>
          </w:p>
        </w:tc>
        <w:tc>
          <w:tcPr>
            <w:tcW w:w="40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3CD6512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Hệ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thống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phân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độ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giác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mạc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chóp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ABCD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của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Belin</w:t>
            </w:r>
          </w:p>
        </w:tc>
      </w:tr>
      <w:tr w:rsidR="00CF3573" w:rsidRPr="00CF3573" w14:paraId="73EAB86A" w14:textId="77777777" w:rsidTr="003521B3">
        <w:trPr>
          <w:cantSplit/>
          <w:jc w:val="center"/>
        </w:trPr>
        <w:tc>
          <w:tcPr>
            <w:tcW w:w="14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D861410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color w:val="000000" w:themeColor="text1"/>
                <w:kern w:val="0"/>
                <w:sz w:val="26"/>
                <w:szCs w:val="26"/>
              </w:rPr>
              <w:t>ARC</w:t>
            </w:r>
          </w:p>
        </w:tc>
        <w:tc>
          <w:tcPr>
            <w:tcW w:w="34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BBC6694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i/>
                <w:color w:val="000000" w:themeColor="text1"/>
                <w:kern w:val="0"/>
                <w:sz w:val="26"/>
                <w:szCs w:val="26"/>
              </w:rPr>
              <w:t>Anterior Radius of Curvature</w:t>
            </w:r>
          </w:p>
        </w:tc>
        <w:tc>
          <w:tcPr>
            <w:tcW w:w="40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5B82185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Bán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kính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cong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mặt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trước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giác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mạc</w:t>
            </w:r>
            <w:proofErr w:type="spellEnd"/>
          </w:p>
        </w:tc>
      </w:tr>
      <w:tr w:rsidR="00CF3573" w:rsidRPr="00CF3573" w14:paraId="4A8357A0" w14:textId="77777777" w:rsidTr="003521B3">
        <w:trPr>
          <w:cantSplit/>
          <w:jc w:val="center"/>
        </w:trPr>
        <w:tc>
          <w:tcPr>
            <w:tcW w:w="149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EB1B731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color w:val="000000" w:themeColor="text1"/>
                <w:kern w:val="0"/>
                <w:sz w:val="26"/>
                <w:szCs w:val="26"/>
              </w:rPr>
              <w:t>ART</w:t>
            </w:r>
          </w:p>
        </w:tc>
        <w:tc>
          <w:tcPr>
            <w:tcW w:w="343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2CD8FDE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r w:rsidRPr="00CF3573">
              <w:rPr>
                <w:i/>
                <w:color w:val="000000" w:themeColor="text1"/>
                <w:kern w:val="0"/>
                <w:sz w:val="26"/>
                <w:szCs w:val="26"/>
              </w:rPr>
              <w:t>Ambrósio Relational Thickness</w:t>
            </w:r>
          </w:p>
        </w:tc>
        <w:tc>
          <w:tcPr>
            <w:tcW w:w="400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31512EA" w14:textId="77777777" w:rsidR="00786434" w:rsidRPr="00CF3573" w:rsidRDefault="00786434" w:rsidP="00B73182">
            <w:pPr>
              <w:spacing w:line="360" w:lineRule="auto"/>
              <w:rPr>
                <w:color w:val="000000" w:themeColor="text1"/>
                <w:kern w:val="0"/>
                <w:sz w:val="26"/>
                <w:szCs w:val="26"/>
              </w:rPr>
            </w:pP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Chỉ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số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độ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dày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tương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quan</w:t>
            </w:r>
            <w:proofErr w:type="spellEnd"/>
            <w:r w:rsidRPr="00CF3573">
              <w:rPr>
                <w:color w:val="000000" w:themeColor="text1"/>
                <w:kern w:val="0"/>
                <w:sz w:val="26"/>
                <w:szCs w:val="26"/>
              </w:rPr>
              <w:t xml:space="preserve"> </w:t>
            </w:r>
            <w:proofErr w:type="spellStart"/>
            <w:r w:rsidRPr="00CF3573">
              <w:rPr>
                <w:color w:val="000000" w:themeColor="text1"/>
                <w:kern w:val="0"/>
                <w:sz w:val="26"/>
                <w:szCs w:val="26"/>
              </w:rPr>
              <w:t>Ambrósio</w:t>
            </w:r>
            <w:proofErr w:type="spellEnd"/>
          </w:p>
        </w:tc>
      </w:tr>
    </w:tbl>
    <w:p w14:paraId="34B851AF" w14:textId="151C1909" w:rsidR="008905DA" w:rsidRDefault="006B30CA" w:rsidP="00AF33D5">
      <w:pPr>
        <w:pStyle w:val="1a"/>
        <w:spacing w:line="240" w:lineRule="auto"/>
        <w:rPr>
          <w:webHidden/>
          <w:color w:val="000000" w:themeColor="text1"/>
        </w:rPr>
      </w:pPr>
      <w:r w:rsidRPr="00CF3573">
        <w:rPr>
          <w:color w:val="000000" w:themeColor="text1"/>
        </w:rPr>
        <w:br w:type="column"/>
      </w:r>
      <w:bookmarkStart w:id="9" w:name="_Toc220655215"/>
      <w:bookmarkStart w:id="10" w:name="_Toc237515074"/>
      <w:bookmarkStart w:id="11" w:name="_Toc237537051"/>
      <w:bookmarkStart w:id="12" w:name="_Toc237841993"/>
      <w:bookmarkStart w:id="13" w:name="_Toc238279145"/>
      <w:bookmarkStart w:id="14" w:name="_GoBack"/>
      <w:bookmarkEnd w:id="14"/>
      <w:r w:rsidR="00F9772E" w:rsidRPr="00CF3573">
        <w:rPr>
          <w:webHidden/>
          <w:color w:val="000000" w:themeColor="text1"/>
        </w:rPr>
        <w:lastRenderedPageBreak/>
        <w:t>DANH MỤC BẢNG</w:t>
      </w:r>
      <w:bookmarkEnd w:id="9"/>
      <w:bookmarkEnd w:id="10"/>
      <w:bookmarkEnd w:id="11"/>
      <w:bookmarkEnd w:id="12"/>
      <w:bookmarkEnd w:id="13"/>
    </w:p>
    <w:p w14:paraId="633BF2D3" w14:textId="77777777" w:rsidR="008905DA" w:rsidRDefault="008905DA">
      <w:pPr>
        <w:spacing w:after="160" w:line="259" w:lineRule="auto"/>
        <w:rPr>
          <w:rFonts w:eastAsiaTheme="majorEastAsia"/>
          <w:b/>
          <w:webHidden/>
          <w:color w:val="000000" w:themeColor="text1"/>
          <w:sz w:val="28"/>
          <w:szCs w:val="26"/>
          <w:lang w:val="vi-VN" w:eastAsia="ja-JP"/>
        </w:rPr>
      </w:pPr>
      <w:r>
        <w:rPr>
          <w:webHidden/>
          <w:color w:val="000000" w:themeColor="text1"/>
        </w:rPr>
        <w:br w:type="page"/>
      </w:r>
    </w:p>
    <w:p w14:paraId="507A7BFC" w14:textId="77777777" w:rsidR="00D54F74" w:rsidRPr="00CF3573" w:rsidRDefault="00D54F74" w:rsidP="00D314AE">
      <w:pPr>
        <w:pStyle w:val="1a"/>
        <w:rPr>
          <w:webHidden/>
          <w:color w:val="000000" w:themeColor="text1"/>
          <w:lang w:val="en-US"/>
        </w:rPr>
      </w:pPr>
    </w:p>
    <w:p w14:paraId="45281339" w14:textId="11BAC8E1" w:rsidR="00CD74DF" w:rsidRPr="00CF3573" w:rsidRDefault="009D1A82" w:rsidP="00D314AE">
      <w:pPr>
        <w:pStyle w:val="1a"/>
        <w:rPr>
          <w:color w:val="000000" w:themeColor="text1"/>
          <w:lang w:val="en-US"/>
        </w:rPr>
      </w:pPr>
      <w:bookmarkStart w:id="15" w:name="_Toc220655216"/>
      <w:bookmarkStart w:id="16" w:name="_Toc237515075"/>
      <w:bookmarkStart w:id="17" w:name="_Toc237537052"/>
      <w:bookmarkStart w:id="18" w:name="_Toc237841994"/>
      <w:bookmarkStart w:id="19" w:name="_Toc238279146"/>
      <w:r w:rsidRPr="00CF3573">
        <w:rPr>
          <w:color w:val="000000" w:themeColor="text1"/>
        </w:rPr>
        <w:t>DANH MỤC BIỂU ĐỒ</w:t>
      </w:r>
      <w:bookmarkEnd w:id="15"/>
      <w:bookmarkEnd w:id="16"/>
      <w:bookmarkEnd w:id="17"/>
      <w:bookmarkEnd w:id="18"/>
      <w:bookmarkEnd w:id="19"/>
    </w:p>
    <w:p w14:paraId="66F1CC79" w14:textId="77777777" w:rsidR="008905DA" w:rsidRDefault="008905DA">
      <w:pPr>
        <w:spacing w:after="160" w:line="259" w:lineRule="auto"/>
        <w:rPr>
          <w:rFonts w:eastAsiaTheme="majorEastAsia"/>
          <w:b/>
          <w:webHidden/>
          <w:color w:val="000000" w:themeColor="text1"/>
          <w:sz w:val="28"/>
          <w:szCs w:val="26"/>
          <w:lang w:val="vi-VN" w:eastAsia="ja-JP"/>
        </w:rPr>
      </w:pPr>
      <w:bookmarkStart w:id="20" w:name="_Toc220655217"/>
      <w:bookmarkStart w:id="21" w:name="_Toc237515076"/>
      <w:bookmarkStart w:id="22" w:name="_Toc237537053"/>
      <w:bookmarkStart w:id="23" w:name="_Toc237841995"/>
      <w:bookmarkStart w:id="24" w:name="_Toc238279147"/>
      <w:r>
        <w:rPr>
          <w:webHidden/>
          <w:color w:val="000000" w:themeColor="text1"/>
        </w:rPr>
        <w:br w:type="page"/>
      </w:r>
    </w:p>
    <w:p w14:paraId="1F05F372" w14:textId="61799786" w:rsidR="008905DA" w:rsidRPr="00CF3573" w:rsidRDefault="009D1A82" w:rsidP="008905DA">
      <w:pPr>
        <w:pStyle w:val="1a"/>
        <w:spacing w:line="480" w:lineRule="auto"/>
        <w:rPr>
          <w:color w:val="000000" w:themeColor="text1"/>
          <w:lang w:val="en-US"/>
        </w:rPr>
      </w:pPr>
      <w:r w:rsidRPr="00CF3573">
        <w:rPr>
          <w:webHidden/>
          <w:color w:val="000000" w:themeColor="text1"/>
        </w:rPr>
        <w:lastRenderedPageBreak/>
        <w:t>DANH MỤC HÌNH</w:t>
      </w:r>
      <w:bookmarkEnd w:id="20"/>
      <w:bookmarkEnd w:id="21"/>
      <w:bookmarkEnd w:id="22"/>
      <w:bookmarkEnd w:id="23"/>
      <w:bookmarkEnd w:id="24"/>
    </w:p>
    <w:p w14:paraId="138A19AE" w14:textId="1DF512D0" w:rsidR="00B32148" w:rsidRPr="00CF3573" w:rsidRDefault="00B32148" w:rsidP="00B32148">
      <w:pPr>
        <w:pStyle w:val="1a"/>
        <w:rPr>
          <w:webHidden/>
          <w:color w:val="000000" w:themeColor="text1"/>
          <w:lang w:val="en-US"/>
        </w:rPr>
      </w:pPr>
    </w:p>
    <w:p w14:paraId="2DABB0FD" w14:textId="56303C67" w:rsidR="003C4AA3" w:rsidRPr="00CF3573" w:rsidRDefault="003C4AA3" w:rsidP="00B73182">
      <w:pPr>
        <w:pStyle w:val="1a"/>
        <w:jc w:val="both"/>
        <w:rPr>
          <w:webHidden/>
          <w:color w:val="000000" w:themeColor="text1"/>
          <w:sz w:val="26"/>
          <w:lang w:val="en-US"/>
        </w:rPr>
      </w:pPr>
    </w:p>
    <w:p w14:paraId="376AA25B" w14:textId="1C1B829F" w:rsidR="003855F4" w:rsidRPr="00CF3573" w:rsidRDefault="003855F4" w:rsidP="00B73182">
      <w:pPr>
        <w:pStyle w:val="1a"/>
        <w:jc w:val="both"/>
        <w:rPr>
          <w:color w:val="000000" w:themeColor="text1"/>
          <w:sz w:val="26"/>
        </w:rPr>
        <w:sectPr w:rsidR="003855F4" w:rsidRPr="00CF3573" w:rsidSect="00C971D9">
          <w:headerReference w:type="even" r:id="rId9"/>
          <w:headerReference w:type="default" r:id="rId10"/>
          <w:headerReference w:type="first" r:id="rId11"/>
          <w:pgSz w:w="11900" w:h="16840" w:code="9"/>
          <w:pgMar w:top="1985" w:right="1134" w:bottom="1701" w:left="1985" w:header="964" w:footer="680" w:gutter="0"/>
          <w:pgNumType w:start="1"/>
          <w:cols w:space="720"/>
          <w:noEndnote/>
          <w:docGrid w:linePitch="360"/>
        </w:sectPr>
      </w:pPr>
      <w:bookmarkStart w:id="25" w:name="_Toc135990063"/>
      <w:bookmarkStart w:id="26" w:name="_Toc165418282"/>
    </w:p>
    <w:p w14:paraId="1FCFCF01" w14:textId="60BD1845" w:rsidR="00EF7975" w:rsidRPr="00CF3573" w:rsidRDefault="00D54F74" w:rsidP="00547982">
      <w:pPr>
        <w:pStyle w:val="1a"/>
        <w:spacing w:line="480" w:lineRule="auto"/>
        <w:rPr>
          <w:color w:val="000000" w:themeColor="text1"/>
        </w:rPr>
      </w:pPr>
      <w:bookmarkStart w:id="27" w:name="_Toc174543600"/>
      <w:bookmarkStart w:id="28" w:name="_Toc204525657"/>
      <w:bookmarkStart w:id="29" w:name="_Toc204525929"/>
      <w:bookmarkStart w:id="30" w:name="_Toc205222420"/>
      <w:bookmarkStart w:id="31" w:name="_Toc220655218"/>
      <w:bookmarkStart w:id="32" w:name="_Toc238279148"/>
      <w:bookmarkEnd w:id="25"/>
      <w:bookmarkEnd w:id="26"/>
      <w:r w:rsidRPr="00CF3573">
        <w:rPr>
          <w:color w:val="000000" w:themeColor="text1"/>
        </w:rPr>
        <w:lastRenderedPageBreak/>
        <w:t>ĐẶT VẤN ĐỀ</w:t>
      </w:r>
      <w:bookmarkEnd w:id="27"/>
      <w:bookmarkEnd w:id="28"/>
      <w:bookmarkEnd w:id="29"/>
      <w:bookmarkEnd w:id="30"/>
      <w:bookmarkEnd w:id="31"/>
      <w:bookmarkEnd w:id="32"/>
    </w:p>
    <w:p w14:paraId="1431BF00" w14:textId="2E33DB2D" w:rsidR="008905DA" w:rsidRDefault="008905DA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…………………………………</w:t>
      </w:r>
    </w:p>
    <w:p w14:paraId="4CCF3DA1" w14:textId="664A09E2" w:rsidR="008905DA" w:rsidRDefault="008905DA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…………………………………….</w:t>
      </w:r>
    </w:p>
    <w:p w14:paraId="4A9CB80F" w14:textId="28D9F384" w:rsidR="000D1D56" w:rsidRPr="00CF3573" w:rsidRDefault="000D1D56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  <w:lang w:val="vi-VN"/>
        </w:rPr>
      </w:pPr>
      <w:proofErr w:type="spellStart"/>
      <w:r w:rsidRPr="00CF3573">
        <w:rPr>
          <w:color w:val="000000" w:themeColor="text1"/>
          <w:sz w:val="26"/>
          <w:szCs w:val="26"/>
        </w:rPr>
        <w:t>Xuất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phát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từ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thực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tiễn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đó</w:t>
      </w:r>
      <w:proofErr w:type="spellEnd"/>
      <w:r w:rsidRPr="00CF3573">
        <w:rPr>
          <w:color w:val="000000" w:themeColor="text1"/>
          <w:sz w:val="26"/>
          <w:szCs w:val="26"/>
        </w:rPr>
        <w:t xml:space="preserve">, </w:t>
      </w:r>
      <w:proofErr w:type="spellStart"/>
      <w:r w:rsidRPr="00CF3573">
        <w:rPr>
          <w:color w:val="000000" w:themeColor="text1"/>
          <w:sz w:val="26"/>
          <w:szCs w:val="26"/>
        </w:rPr>
        <w:t>chúng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tôi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thực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hiện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đề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tài</w:t>
      </w:r>
      <w:proofErr w:type="spellEnd"/>
      <w:r w:rsidRPr="00CF3573">
        <w:rPr>
          <w:color w:val="000000" w:themeColor="text1"/>
          <w:sz w:val="26"/>
          <w:szCs w:val="26"/>
        </w:rPr>
        <w:t xml:space="preserve"> "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Đánh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giá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kết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quả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điều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trị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giác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mạc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chóp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bằng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phương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pháp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tạo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liên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kết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b/>
          <w:bCs/>
          <w:color w:val="000000" w:themeColor="text1"/>
          <w:sz w:val="26"/>
          <w:szCs w:val="26"/>
        </w:rPr>
        <w:t>chéo</w:t>
      </w:r>
      <w:proofErr w:type="spellEnd"/>
      <w:r w:rsidRPr="00CF3573">
        <w:rPr>
          <w:b/>
          <w:bCs/>
          <w:color w:val="000000" w:themeColor="text1"/>
          <w:sz w:val="26"/>
          <w:szCs w:val="26"/>
        </w:rPr>
        <w:t xml:space="preserve"> (cross-linking)</w:t>
      </w:r>
      <w:r w:rsidRPr="00CF3573">
        <w:rPr>
          <w:color w:val="000000" w:themeColor="text1"/>
          <w:sz w:val="26"/>
          <w:szCs w:val="26"/>
        </w:rPr>
        <w:t xml:space="preserve">" </w:t>
      </w:r>
      <w:proofErr w:type="spellStart"/>
      <w:r w:rsidRPr="00CF3573">
        <w:rPr>
          <w:color w:val="000000" w:themeColor="text1"/>
          <w:sz w:val="26"/>
          <w:szCs w:val="26"/>
        </w:rPr>
        <w:t>nhằm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="008905DA">
        <w:rPr>
          <w:color w:val="000000" w:themeColor="text1"/>
          <w:sz w:val="26"/>
          <w:szCs w:val="26"/>
        </w:rPr>
        <w:t>hai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mục</w:t>
      </w:r>
      <w:proofErr w:type="spellEnd"/>
      <w:r w:rsidRPr="00CF3573">
        <w:rPr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color w:val="000000" w:themeColor="text1"/>
          <w:sz w:val="26"/>
          <w:szCs w:val="26"/>
        </w:rPr>
        <w:t>tiêu</w:t>
      </w:r>
      <w:proofErr w:type="spellEnd"/>
      <w:r w:rsidRPr="00CF3573">
        <w:rPr>
          <w:color w:val="000000" w:themeColor="text1"/>
          <w:sz w:val="26"/>
          <w:szCs w:val="26"/>
        </w:rPr>
        <w:t>:</w:t>
      </w:r>
    </w:p>
    <w:p w14:paraId="0E3F4503" w14:textId="302EFCAF" w:rsidR="00860B7C" w:rsidRPr="00CF3573" w:rsidRDefault="00860B7C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i/>
          <w:iCs/>
          <w:color w:val="000000" w:themeColor="text1"/>
          <w:sz w:val="26"/>
          <w:szCs w:val="26"/>
          <w:lang w:val="vi-VN"/>
        </w:rPr>
      </w:pPr>
      <w:r w:rsidRPr="00CF3573">
        <w:rPr>
          <w:color w:val="000000" w:themeColor="text1"/>
          <w:sz w:val="26"/>
          <w:szCs w:val="26"/>
          <w:lang w:val="vi-VN"/>
        </w:rPr>
        <w:t xml:space="preserve">1.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Mô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tả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đặc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điểm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lâm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sàng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và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cận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lâm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sàng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r w:rsidR="008905DA">
        <w:rPr>
          <w:i/>
          <w:iCs/>
          <w:color w:val="000000" w:themeColor="text1"/>
          <w:sz w:val="26"/>
          <w:szCs w:val="26"/>
        </w:rPr>
        <w:t>………</w:t>
      </w:r>
    </w:p>
    <w:p w14:paraId="555ED152" w14:textId="6AA90C65" w:rsidR="00860B7C" w:rsidRPr="00CF3573" w:rsidRDefault="00860B7C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i/>
          <w:iCs/>
          <w:color w:val="000000" w:themeColor="text1"/>
          <w:sz w:val="26"/>
          <w:szCs w:val="26"/>
        </w:rPr>
      </w:pPr>
      <w:r w:rsidRPr="00CF3573">
        <w:rPr>
          <w:color w:val="000000" w:themeColor="text1"/>
          <w:sz w:val="26"/>
          <w:szCs w:val="26"/>
          <w:lang w:val="vi-VN"/>
        </w:rPr>
        <w:t>2.</w:t>
      </w:r>
      <w:r w:rsidRPr="00CF3573">
        <w:rPr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Đánh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giá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kết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quả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điều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CF3573">
        <w:rPr>
          <w:i/>
          <w:iCs/>
          <w:color w:val="000000" w:themeColor="text1"/>
          <w:sz w:val="26"/>
          <w:szCs w:val="26"/>
        </w:rPr>
        <w:t>trị</w:t>
      </w:r>
      <w:proofErr w:type="spellEnd"/>
      <w:r w:rsidRPr="00CF3573">
        <w:rPr>
          <w:i/>
          <w:iCs/>
          <w:color w:val="000000" w:themeColor="text1"/>
          <w:sz w:val="26"/>
          <w:szCs w:val="26"/>
        </w:rPr>
        <w:t xml:space="preserve"> </w:t>
      </w:r>
      <w:r w:rsidR="008905DA">
        <w:rPr>
          <w:i/>
          <w:iCs/>
          <w:color w:val="000000" w:themeColor="text1"/>
          <w:sz w:val="26"/>
          <w:szCs w:val="26"/>
        </w:rPr>
        <w:t>……….</w:t>
      </w:r>
    </w:p>
    <w:p w14:paraId="6E98DE0C" w14:textId="75DCF2AE" w:rsidR="00EF7975" w:rsidRPr="00CF3573" w:rsidRDefault="00EF7975" w:rsidP="00C971D9">
      <w:pPr>
        <w:tabs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</w:rPr>
      </w:pPr>
    </w:p>
    <w:p w14:paraId="50AFA848" w14:textId="451144F7" w:rsidR="00E02F4C" w:rsidRPr="00CF3573" w:rsidRDefault="00E02F4C" w:rsidP="00C971D9">
      <w:pPr>
        <w:tabs>
          <w:tab w:val="left" w:pos="284"/>
          <w:tab w:val="left" w:pos="851"/>
        </w:tabs>
        <w:spacing w:line="360" w:lineRule="auto"/>
        <w:ind w:firstLine="567"/>
        <w:jc w:val="both"/>
        <w:rPr>
          <w:color w:val="000000" w:themeColor="text1"/>
          <w:sz w:val="26"/>
          <w:szCs w:val="26"/>
        </w:rPr>
        <w:sectPr w:rsidR="00E02F4C" w:rsidRPr="00CF3573" w:rsidSect="00C971D9">
          <w:headerReference w:type="default" r:id="rId12"/>
          <w:headerReference w:type="first" r:id="rId13"/>
          <w:pgSz w:w="11900" w:h="16840" w:code="9"/>
          <w:pgMar w:top="1985" w:right="1134" w:bottom="1701" w:left="1985" w:header="964" w:footer="680" w:gutter="0"/>
          <w:pgNumType w:start="1"/>
          <w:cols w:space="720"/>
          <w:noEndnote/>
          <w:docGrid w:linePitch="360"/>
        </w:sectPr>
      </w:pPr>
    </w:p>
    <w:p w14:paraId="60312B3A" w14:textId="59542B7C" w:rsidR="0017742C" w:rsidRPr="00CF3573" w:rsidRDefault="004915A2" w:rsidP="00547982">
      <w:pPr>
        <w:pStyle w:val="1a"/>
        <w:rPr>
          <w:color w:val="000000" w:themeColor="text1"/>
        </w:rPr>
      </w:pPr>
      <w:bookmarkStart w:id="33" w:name="_Toc204525658"/>
      <w:bookmarkStart w:id="34" w:name="_Toc204525930"/>
      <w:bookmarkStart w:id="35" w:name="_Toc205222421"/>
      <w:bookmarkStart w:id="36" w:name="_Toc220655219"/>
      <w:bookmarkStart w:id="37" w:name="_Toc238279149"/>
      <w:bookmarkStart w:id="38" w:name="_Toc135990090"/>
      <w:bookmarkStart w:id="39" w:name="_Toc165418283"/>
      <w:bookmarkStart w:id="40" w:name="_Toc174543601"/>
      <w:r w:rsidRPr="00CF3573">
        <w:rPr>
          <w:color w:val="000000" w:themeColor="text1"/>
        </w:rPr>
        <w:lastRenderedPageBreak/>
        <w:t>CHƯƠNG 1</w:t>
      </w:r>
      <w:bookmarkEnd w:id="33"/>
      <w:bookmarkEnd w:id="34"/>
      <w:bookmarkEnd w:id="35"/>
      <w:bookmarkEnd w:id="36"/>
      <w:bookmarkEnd w:id="37"/>
    </w:p>
    <w:p w14:paraId="015208CE" w14:textId="15A0856B" w:rsidR="00950E54" w:rsidRPr="00CF3573" w:rsidRDefault="004915A2" w:rsidP="00547982">
      <w:pPr>
        <w:pStyle w:val="1a"/>
        <w:rPr>
          <w:color w:val="000000" w:themeColor="text1"/>
        </w:rPr>
      </w:pPr>
      <w:bookmarkStart w:id="41" w:name="_Toc220655220"/>
      <w:bookmarkStart w:id="42" w:name="_Toc238279150"/>
      <w:r w:rsidRPr="00CF3573">
        <w:rPr>
          <w:color w:val="000000" w:themeColor="text1"/>
        </w:rPr>
        <w:t xml:space="preserve">TỔNG QUAN </w:t>
      </w:r>
      <w:bookmarkEnd w:id="41"/>
      <w:bookmarkEnd w:id="42"/>
    </w:p>
    <w:p w14:paraId="14979C8C" w14:textId="019688F1" w:rsidR="00F61070" w:rsidRPr="008905DA" w:rsidRDefault="00860B7C" w:rsidP="00547982">
      <w:pPr>
        <w:pStyle w:val="2a"/>
        <w:rPr>
          <w:i/>
          <w:lang w:val="en-US"/>
        </w:rPr>
      </w:pPr>
      <w:bookmarkStart w:id="43" w:name="_Toc220655221"/>
      <w:bookmarkStart w:id="44" w:name="_Toc238279151"/>
      <w:r w:rsidRPr="00CF3573">
        <w:t xml:space="preserve">1.1. </w:t>
      </w:r>
      <w:bookmarkEnd w:id="43"/>
      <w:bookmarkEnd w:id="44"/>
      <w:r w:rsidR="008905DA">
        <w:rPr>
          <w:lang w:val="en-US"/>
        </w:rPr>
        <w:t>……..</w:t>
      </w:r>
    </w:p>
    <w:p w14:paraId="7A8235F7" w14:textId="72942AA0" w:rsidR="005A0BB3" w:rsidRDefault="00BF0BE5" w:rsidP="00547982">
      <w:pPr>
        <w:pStyle w:val="3a"/>
        <w:rPr>
          <w:lang w:val="en-US"/>
        </w:rPr>
      </w:pPr>
      <w:bookmarkStart w:id="45" w:name="_Toc205222426"/>
      <w:bookmarkStart w:id="46" w:name="_Toc220655222"/>
      <w:bookmarkStart w:id="47" w:name="_Toc238279152"/>
      <w:r w:rsidRPr="00CF3573">
        <w:t>1.</w:t>
      </w:r>
      <w:r w:rsidR="002631CE" w:rsidRPr="00CF3573">
        <w:t>1</w:t>
      </w:r>
      <w:r w:rsidRPr="00CF3573">
        <w:t xml:space="preserve">.1. </w:t>
      </w:r>
      <w:bookmarkEnd w:id="45"/>
      <w:bookmarkEnd w:id="46"/>
      <w:bookmarkEnd w:id="47"/>
      <w:r w:rsidR="008905DA">
        <w:rPr>
          <w:lang w:val="en-US"/>
        </w:rPr>
        <w:t>……..</w:t>
      </w:r>
    </w:p>
    <w:p w14:paraId="6C104F68" w14:textId="77777777" w:rsidR="008905DA" w:rsidRPr="008905DA" w:rsidRDefault="008905DA" w:rsidP="00547982">
      <w:pPr>
        <w:pStyle w:val="3a"/>
        <w:rPr>
          <w:lang w:val="en-US"/>
        </w:rPr>
      </w:pPr>
    </w:p>
    <w:p w14:paraId="242F44BD" w14:textId="2170F8FF" w:rsidR="00736852" w:rsidRPr="008905DA" w:rsidRDefault="00736852" w:rsidP="00547982">
      <w:pPr>
        <w:pStyle w:val="3a"/>
        <w:rPr>
          <w:lang w:val="en-US"/>
        </w:rPr>
      </w:pPr>
      <w:bookmarkStart w:id="48" w:name="_Toc205222427"/>
      <w:bookmarkStart w:id="49" w:name="_Toc220655223"/>
      <w:bookmarkStart w:id="50" w:name="_Toc238279153"/>
      <w:r w:rsidRPr="00CF3573">
        <w:t>1.</w:t>
      </w:r>
      <w:r w:rsidR="002631CE" w:rsidRPr="00CF3573">
        <w:t>1</w:t>
      </w:r>
      <w:r w:rsidR="006E5A4B" w:rsidRPr="00CF3573">
        <w:t>.</w:t>
      </w:r>
      <w:r w:rsidR="00060592" w:rsidRPr="00CF3573">
        <w:t>2</w:t>
      </w:r>
      <w:r w:rsidRPr="00CF3573">
        <w:t xml:space="preserve">. </w:t>
      </w:r>
      <w:bookmarkEnd w:id="48"/>
      <w:bookmarkEnd w:id="49"/>
      <w:bookmarkEnd w:id="50"/>
      <w:r w:rsidR="008905DA">
        <w:rPr>
          <w:lang w:val="en-US"/>
        </w:rPr>
        <w:t>……..</w:t>
      </w:r>
    </w:p>
    <w:p w14:paraId="3885E9E6" w14:textId="060D227C" w:rsidR="00586777" w:rsidRPr="00CF3573" w:rsidRDefault="00586777" w:rsidP="00C971D9">
      <w:pPr>
        <w:pStyle w:val="p1"/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</w:p>
    <w:p w14:paraId="67DE837B" w14:textId="025A82E9" w:rsidR="00226F64" w:rsidRPr="008905DA" w:rsidRDefault="00F315F4" w:rsidP="00547982">
      <w:pPr>
        <w:pStyle w:val="3a"/>
        <w:rPr>
          <w:lang w:val="en-US"/>
        </w:rPr>
      </w:pPr>
      <w:bookmarkStart w:id="51" w:name="_Toc205222428"/>
      <w:bookmarkStart w:id="52" w:name="_Toc220655224"/>
      <w:bookmarkStart w:id="53" w:name="_Toc238279154"/>
      <w:r w:rsidRPr="00CF3573">
        <w:t>1.</w:t>
      </w:r>
      <w:r w:rsidR="002631CE" w:rsidRPr="00CF3573">
        <w:t>1</w:t>
      </w:r>
      <w:r w:rsidRPr="00CF3573">
        <w:t>.</w:t>
      </w:r>
      <w:r w:rsidR="00060592" w:rsidRPr="00CF3573">
        <w:t>3</w:t>
      </w:r>
      <w:r w:rsidRPr="00CF3573">
        <w:t xml:space="preserve">. </w:t>
      </w:r>
      <w:bookmarkEnd w:id="51"/>
      <w:bookmarkEnd w:id="52"/>
      <w:bookmarkEnd w:id="53"/>
      <w:r w:rsidR="008905DA">
        <w:rPr>
          <w:lang w:val="en-US"/>
        </w:rPr>
        <w:t>…………</w:t>
      </w:r>
    </w:p>
    <w:p w14:paraId="3800F63C" w14:textId="77777777" w:rsidR="008905DA" w:rsidRDefault="008905DA" w:rsidP="00547982">
      <w:pPr>
        <w:pStyle w:val="3a"/>
        <w:spacing w:line="348" w:lineRule="auto"/>
        <w:rPr>
          <w:lang w:val="en-US"/>
        </w:rPr>
      </w:pPr>
      <w:bookmarkStart w:id="54" w:name="_Toc220655225"/>
      <w:bookmarkStart w:id="55" w:name="_Toc238279155"/>
      <w:bookmarkStart w:id="56" w:name="_Toc205222429"/>
    </w:p>
    <w:p w14:paraId="2CE67C91" w14:textId="05B45FC8" w:rsidR="00586777" w:rsidRPr="008905DA" w:rsidRDefault="00226F64" w:rsidP="00547982">
      <w:pPr>
        <w:pStyle w:val="3a"/>
        <w:spacing w:line="348" w:lineRule="auto"/>
        <w:rPr>
          <w:lang w:val="en-US"/>
        </w:rPr>
      </w:pPr>
      <w:r w:rsidRPr="00CF3573">
        <w:t>1.</w:t>
      </w:r>
      <w:r w:rsidR="002631CE" w:rsidRPr="00CF3573">
        <w:t>1</w:t>
      </w:r>
      <w:r w:rsidRPr="00CF3573">
        <w:t>.4.</w:t>
      </w:r>
      <w:r w:rsidR="00D77DC8" w:rsidRPr="00CF3573">
        <w:t xml:space="preserve"> </w:t>
      </w:r>
      <w:bookmarkEnd w:id="54"/>
      <w:bookmarkEnd w:id="55"/>
      <w:r w:rsidR="008905DA">
        <w:rPr>
          <w:lang w:val="en-US"/>
        </w:rPr>
        <w:t>……………</w:t>
      </w:r>
    </w:p>
    <w:bookmarkEnd w:id="56"/>
    <w:p w14:paraId="64A6F840" w14:textId="5675C542" w:rsidR="00586777" w:rsidRDefault="00586777" w:rsidP="00547982">
      <w:pPr>
        <w:pStyle w:val="4a"/>
        <w:spacing w:line="348" w:lineRule="auto"/>
      </w:pPr>
      <w:r w:rsidRPr="00CF3573">
        <w:rPr>
          <w:lang w:val="vi-VN"/>
        </w:rPr>
        <w:t>1.</w:t>
      </w:r>
      <w:r w:rsidR="002631CE" w:rsidRPr="00CF3573">
        <w:rPr>
          <w:lang w:val="vi-VN"/>
        </w:rPr>
        <w:t>1</w:t>
      </w:r>
      <w:r w:rsidRPr="00CF3573">
        <w:rPr>
          <w:lang w:val="vi-VN"/>
        </w:rPr>
        <w:t xml:space="preserve">.4.1. </w:t>
      </w:r>
      <w:r w:rsidR="008905DA">
        <w:t>…………………</w:t>
      </w:r>
    </w:p>
    <w:p w14:paraId="6498B2E1" w14:textId="1D1BE296" w:rsidR="008905DA" w:rsidRDefault="00E106F2" w:rsidP="0054798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- …………..</w:t>
      </w:r>
    </w:p>
    <w:p w14:paraId="07AA0E67" w14:textId="6B4EA4C6" w:rsidR="00E106F2" w:rsidRDefault="00E106F2" w:rsidP="0054798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+ ………………</w:t>
      </w:r>
    </w:p>
    <w:p w14:paraId="76471FA3" w14:textId="2D46FD75" w:rsidR="00E106F2" w:rsidRDefault="00E106F2" w:rsidP="0054798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. ………………</w:t>
      </w:r>
    </w:p>
    <w:p w14:paraId="7CF15215" w14:textId="77777777" w:rsidR="00E106F2" w:rsidRPr="00E106F2" w:rsidRDefault="00E106F2" w:rsidP="00547982">
      <w:pPr>
        <w:pStyle w:val="4a"/>
        <w:spacing w:line="348" w:lineRule="auto"/>
        <w:rPr>
          <w:i w:val="0"/>
          <w:iCs w:val="0"/>
        </w:rPr>
      </w:pPr>
    </w:p>
    <w:p w14:paraId="536B5940" w14:textId="2449A895" w:rsidR="00586777" w:rsidRDefault="00586777" w:rsidP="00547982">
      <w:pPr>
        <w:pStyle w:val="4a"/>
        <w:spacing w:line="348" w:lineRule="auto"/>
      </w:pPr>
      <w:r w:rsidRPr="00CF3573">
        <w:rPr>
          <w:lang w:val="vi-VN"/>
        </w:rPr>
        <w:t>1.</w:t>
      </w:r>
      <w:r w:rsidR="002631CE" w:rsidRPr="00CF3573">
        <w:rPr>
          <w:lang w:val="vi-VN"/>
        </w:rPr>
        <w:t>1</w:t>
      </w:r>
      <w:r w:rsidRPr="00CF3573">
        <w:rPr>
          <w:lang w:val="vi-VN"/>
        </w:rPr>
        <w:t xml:space="preserve">.4.2. </w:t>
      </w:r>
      <w:r w:rsidR="008905DA">
        <w:t>………………….</w:t>
      </w:r>
    </w:p>
    <w:p w14:paraId="7B624202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- …………..</w:t>
      </w:r>
    </w:p>
    <w:p w14:paraId="038B3879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+ ………………</w:t>
      </w:r>
    </w:p>
    <w:p w14:paraId="0F02233F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. ………………</w:t>
      </w:r>
    </w:p>
    <w:p w14:paraId="600E03D5" w14:textId="77777777" w:rsidR="00E106F2" w:rsidRPr="00E106F2" w:rsidRDefault="00E106F2" w:rsidP="00E106F2">
      <w:pPr>
        <w:pStyle w:val="B3"/>
        <w:rPr>
          <w:i w:val="0"/>
          <w:iCs w:val="0"/>
          <w:lang w:val="en-US"/>
        </w:rPr>
      </w:pPr>
      <w:bookmarkStart w:id="57" w:name="_Toc220655155"/>
      <w:bookmarkStart w:id="58" w:name="_Toc238279078"/>
      <w:r w:rsidRPr="00E106F2">
        <w:rPr>
          <w:i w:val="0"/>
          <w:iCs w:val="0"/>
        </w:rPr>
        <w:t xml:space="preserve">Bảng 1.1. </w:t>
      </w:r>
      <w:bookmarkEnd w:id="57"/>
      <w:bookmarkEnd w:id="58"/>
      <w:r>
        <w:rPr>
          <w:i w:val="0"/>
          <w:iCs w:val="0"/>
          <w:lang w:val="en-US"/>
        </w:rPr>
        <w:t>…………..</w:t>
      </w:r>
    </w:p>
    <w:tbl>
      <w:tblPr>
        <w:tblStyle w:val="TableGridLight2"/>
        <w:tblW w:w="86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4"/>
        <w:gridCol w:w="1622"/>
        <w:gridCol w:w="1622"/>
        <w:gridCol w:w="1623"/>
      </w:tblGrid>
      <w:tr w:rsidR="00E106F2" w:rsidRPr="00CF3573" w14:paraId="3CCFD243" w14:textId="77777777" w:rsidTr="00762E0C">
        <w:trPr>
          <w:jc w:val="center"/>
        </w:trPr>
        <w:tc>
          <w:tcPr>
            <w:tcW w:w="3794" w:type="dxa"/>
            <w:shd w:val="clear" w:color="auto" w:fill="EDEDED" w:themeFill="accent3" w:themeFillTint="33"/>
            <w:vAlign w:val="center"/>
          </w:tcPr>
          <w:p w14:paraId="14B5F0E7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622" w:type="dxa"/>
            <w:shd w:val="clear" w:color="auto" w:fill="EDEDED" w:themeFill="accent3" w:themeFillTint="33"/>
            <w:vAlign w:val="center"/>
          </w:tcPr>
          <w:p w14:paraId="22E77E53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1622" w:type="dxa"/>
            <w:shd w:val="clear" w:color="auto" w:fill="EDEDED" w:themeFill="accent3" w:themeFillTint="33"/>
            <w:vAlign w:val="center"/>
          </w:tcPr>
          <w:p w14:paraId="25E5F6AB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623" w:type="dxa"/>
            <w:shd w:val="clear" w:color="auto" w:fill="EDEDED" w:themeFill="accent3" w:themeFillTint="33"/>
            <w:vAlign w:val="center"/>
          </w:tcPr>
          <w:p w14:paraId="0234C0A9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E106F2" w:rsidRPr="00CF3573" w14:paraId="7B90BD7B" w14:textId="77777777" w:rsidTr="00762E0C">
        <w:trPr>
          <w:jc w:val="center"/>
        </w:trPr>
        <w:tc>
          <w:tcPr>
            <w:tcW w:w="3794" w:type="dxa"/>
          </w:tcPr>
          <w:p w14:paraId="0BC21708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both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622" w:type="dxa"/>
            <w:vAlign w:val="center"/>
          </w:tcPr>
          <w:p w14:paraId="2FFA4B59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1622" w:type="dxa"/>
            <w:vAlign w:val="center"/>
          </w:tcPr>
          <w:p w14:paraId="30296D13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1623" w:type="dxa"/>
            <w:vAlign w:val="center"/>
          </w:tcPr>
          <w:p w14:paraId="404A4047" w14:textId="77777777" w:rsidR="00E106F2" w:rsidRPr="00CF3573" w:rsidRDefault="00E106F2" w:rsidP="00762E0C">
            <w:pPr>
              <w:tabs>
                <w:tab w:val="left" w:pos="851"/>
              </w:tabs>
              <w:spacing w:before="20" w:line="360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75733361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</w:p>
    <w:p w14:paraId="14912846" w14:textId="0C770E74" w:rsidR="00E106F2" w:rsidRPr="008905DA" w:rsidRDefault="00E106F2" w:rsidP="00E106F2">
      <w:pPr>
        <w:pStyle w:val="2a"/>
        <w:rPr>
          <w:i/>
          <w:lang w:val="en-US"/>
        </w:rPr>
      </w:pPr>
      <w:r>
        <w:rPr>
          <w:lang w:val="en-US"/>
        </w:rPr>
        <w:t>2</w:t>
      </w:r>
      <w:r w:rsidRPr="00CF3573">
        <w:t xml:space="preserve">.1. </w:t>
      </w:r>
      <w:r>
        <w:rPr>
          <w:lang w:val="en-US"/>
        </w:rPr>
        <w:t>……..</w:t>
      </w:r>
    </w:p>
    <w:p w14:paraId="1FC2BBE8" w14:textId="0EEBB376" w:rsidR="00E106F2" w:rsidRDefault="00E106F2" w:rsidP="00E106F2">
      <w:pPr>
        <w:pStyle w:val="3a"/>
        <w:rPr>
          <w:lang w:val="en-US"/>
        </w:rPr>
      </w:pPr>
      <w:r>
        <w:rPr>
          <w:lang w:val="en-US"/>
        </w:rPr>
        <w:t>2</w:t>
      </w:r>
      <w:r w:rsidRPr="00CF3573">
        <w:t xml:space="preserve">.1.1. </w:t>
      </w:r>
      <w:r>
        <w:rPr>
          <w:lang w:val="en-US"/>
        </w:rPr>
        <w:t>……..</w:t>
      </w:r>
    </w:p>
    <w:p w14:paraId="0CAF68C9" w14:textId="77777777" w:rsidR="00E106F2" w:rsidRPr="008905DA" w:rsidRDefault="00E106F2" w:rsidP="00E106F2">
      <w:pPr>
        <w:pStyle w:val="3a"/>
        <w:rPr>
          <w:lang w:val="en-US"/>
        </w:rPr>
      </w:pPr>
    </w:p>
    <w:p w14:paraId="40538EA8" w14:textId="3EE90683" w:rsidR="00E106F2" w:rsidRPr="008905DA" w:rsidRDefault="00E106F2" w:rsidP="00E106F2">
      <w:pPr>
        <w:pStyle w:val="3a"/>
        <w:rPr>
          <w:lang w:val="en-US"/>
        </w:rPr>
      </w:pPr>
      <w:r>
        <w:rPr>
          <w:lang w:val="en-US"/>
        </w:rPr>
        <w:t>2</w:t>
      </w:r>
      <w:r w:rsidRPr="00CF3573">
        <w:t xml:space="preserve">.1.2. </w:t>
      </w:r>
      <w:r>
        <w:rPr>
          <w:lang w:val="en-US"/>
        </w:rPr>
        <w:t>……..</w:t>
      </w:r>
    </w:p>
    <w:p w14:paraId="6094A03E" w14:textId="77777777" w:rsidR="00E106F2" w:rsidRPr="00CF3573" w:rsidRDefault="00E106F2" w:rsidP="00E106F2">
      <w:pPr>
        <w:pStyle w:val="p1"/>
        <w:tabs>
          <w:tab w:val="left" w:pos="851"/>
        </w:tabs>
        <w:spacing w:line="360" w:lineRule="auto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  <w:lang w:val="vi-VN"/>
        </w:rPr>
      </w:pPr>
    </w:p>
    <w:p w14:paraId="40D442DD" w14:textId="2FE07187" w:rsidR="00E106F2" w:rsidRPr="008905DA" w:rsidRDefault="00E106F2" w:rsidP="00E106F2">
      <w:pPr>
        <w:pStyle w:val="3a"/>
        <w:rPr>
          <w:lang w:val="en-US"/>
        </w:rPr>
      </w:pPr>
      <w:r>
        <w:rPr>
          <w:lang w:val="en-US"/>
        </w:rPr>
        <w:lastRenderedPageBreak/>
        <w:t>2</w:t>
      </w:r>
      <w:r w:rsidRPr="00CF3573">
        <w:t xml:space="preserve">.1.3. </w:t>
      </w:r>
      <w:r>
        <w:rPr>
          <w:lang w:val="en-US"/>
        </w:rPr>
        <w:t>…………</w:t>
      </w:r>
    </w:p>
    <w:p w14:paraId="2A15F80C" w14:textId="77777777" w:rsidR="00E106F2" w:rsidRDefault="00E106F2" w:rsidP="00E106F2">
      <w:pPr>
        <w:pStyle w:val="3a"/>
        <w:spacing w:line="348" w:lineRule="auto"/>
        <w:rPr>
          <w:lang w:val="en-US"/>
        </w:rPr>
      </w:pPr>
    </w:p>
    <w:p w14:paraId="27D99D15" w14:textId="74D15ACF" w:rsidR="00E106F2" w:rsidRPr="008905DA" w:rsidRDefault="00E106F2" w:rsidP="00E106F2">
      <w:pPr>
        <w:pStyle w:val="3a"/>
        <w:spacing w:line="348" w:lineRule="auto"/>
        <w:rPr>
          <w:lang w:val="en-US"/>
        </w:rPr>
      </w:pPr>
      <w:r>
        <w:rPr>
          <w:lang w:val="en-US"/>
        </w:rPr>
        <w:t>2</w:t>
      </w:r>
      <w:r w:rsidRPr="00CF3573">
        <w:t xml:space="preserve">.1.4. </w:t>
      </w:r>
      <w:r>
        <w:rPr>
          <w:lang w:val="en-US"/>
        </w:rPr>
        <w:t>……………</w:t>
      </w:r>
    </w:p>
    <w:p w14:paraId="626BF55C" w14:textId="71FCECE7" w:rsidR="00E106F2" w:rsidRDefault="00E106F2" w:rsidP="00E106F2">
      <w:pPr>
        <w:pStyle w:val="4a"/>
        <w:spacing w:line="348" w:lineRule="auto"/>
      </w:pPr>
      <w:r>
        <w:t>2</w:t>
      </w:r>
      <w:r w:rsidRPr="00CF3573">
        <w:rPr>
          <w:lang w:val="vi-VN"/>
        </w:rPr>
        <w:t xml:space="preserve">.1.4.1. </w:t>
      </w:r>
      <w:r>
        <w:t>…………………</w:t>
      </w:r>
    </w:p>
    <w:p w14:paraId="62B0B63E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- …………..</w:t>
      </w:r>
    </w:p>
    <w:p w14:paraId="304C50FA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+ ………………</w:t>
      </w:r>
    </w:p>
    <w:p w14:paraId="7ACB423C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. ………………</w:t>
      </w:r>
    </w:p>
    <w:p w14:paraId="62B8F992" w14:textId="77777777" w:rsidR="00E106F2" w:rsidRPr="00E106F2" w:rsidRDefault="00E106F2" w:rsidP="00E106F2">
      <w:pPr>
        <w:pStyle w:val="4a"/>
        <w:spacing w:line="348" w:lineRule="auto"/>
        <w:rPr>
          <w:i w:val="0"/>
          <w:iCs w:val="0"/>
        </w:rPr>
      </w:pPr>
    </w:p>
    <w:p w14:paraId="6D4B46F4" w14:textId="57BAAA6E" w:rsidR="00E106F2" w:rsidRDefault="00E106F2" w:rsidP="00E106F2">
      <w:pPr>
        <w:pStyle w:val="4a"/>
        <w:spacing w:line="348" w:lineRule="auto"/>
      </w:pPr>
      <w:r>
        <w:t>2</w:t>
      </w:r>
      <w:r w:rsidRPr="00CF3573">
        <w:rPr>
          <w:lang w:val="vi-VN"/>
        </w:rPr>
        <w:t xml:space="preserve">.1.4.2. </w:t>
      </w:r>
      <w:r>
        <w:t>………………….</w:t>
      </w:r>
    </w:p>
    <w:p w14:paraId="7BEDF493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- …………..</w:t>
      </w:r>
    </w:p>
    <w:p w14:paraId="72CCA801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+ ………………</w:t>
      </w:r>
    </w:p>
    <w:p w14:paraId="30563144" w14:textId="445EB2BC" w:rsidR="00EB2529" w:rsidRDefault="00E106F2" w:rsidP="00E106F2">
      <w:pPr>
        <w:pStyle w:val="4a"/>
        <w:spacing w:line="348" w:lineRule="auto"/>
        <w:rPr>
          <w:i w:val="0"/>
          <w:iCs w:val="0"/>
        </w:rPr>
      </w:pPr>
      <w:r>
        <w:rPr>
          <w:i w:val="0"/>
          <w:iCs w:val="0"/>
        </w:rPr>
        <w:t>. ………………</w:t>
      </w:r>
    </w:p>
    <w:p w14:paraId="7FFBAFAF" w14:textId="77777777" w:rsidR="00EB2529" w:rsidRDefault="00EB2529">
      <w:pPr>
        <w:spacing w:after="160" w:line="259" w:lineRule="auto"/>
        <w:rPr>
          <w:color w:val="000000" w:themeColor="text1"/>
          <w:sz w:val="26"/>
          <w:szCs w:val="26"/>
          <w:lang w:eastAsia="ja-JP"/>
        </w:rPr>
      </w:pPr>
      <w:r>
        <w:rPr>
          <w:i/>
          <w:iCs/>
        </w:rPr>
        <w:br w:type="page"/>
      </w:r>
    </w:p>
    <w:p w14:paraId="39B73450" w14:textId="2B5C7B3A" w:rsidR="00EB2529" w:rsidRPr="00B3193B" w:rsidRDefault="00EB2529" w:rsidP="00B3193B">
      <w:pPr>
        <w:pStyle w:val="4a"/>
        <w:spacing w:line="348" w:lineRule="auto"/>
        <w:jc w:val="center"/>
        <w:rPr>
          <w:b/>
          <w:bCs/>
          <w:i w:val="0"/>
          <w:iCs w:val="0"/>
          <w:lang w:val="vi-VN"/>
        </w:rPr>
      </w:pPr>
      <w:proofErr w:type="spellStart"/>
      <w:r w:rsidRPr="00B3193B">
        <w:rPr>
          <w:b/>
          <w:bCs/>
          <w:i w:val="0"/>
          <w:iCs w:val="0"/>
        </w:rPr>
        <w:lastRenderedPageBreak/>
        <w:t>Cách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trích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dẫn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tên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tác</w:t>
      </w:r>
      <w:proofErr w:type="spellEnd"/>
      <w:r w:rsidRPr="00B3193B">
        <w:rPr>
          <w:b/>
          <w:bCs/>
          <w:i w:val="0"/>
          <w:iCs w:val="0"/>
        </w:rPr>
        <w:t xml:space="preserve"> </w:t>
      </w:r>
      <w:proofErr w:type="spellStart"/>
      <w:r w:rsidRPr="00B3193B">
        <w:rPr>
          <w:b/>
          <w:bCs/>
          <w:i w:val="0"/>
          <w:iCs w:val="0"/>
        </w:rPr>
        <w:t>giả</w:t>
      </w:r>
      <w:proofErr w:type="spellEnd"/>
    </w:p>
    <w:p w14:paraId="1CA1BD11" w14:textId="73F60D01" w:rsidR="009C3D93" w:rsidRDefault="009C3D93" w:rsidP="00E106F2">
      <w:pPr>
        <w:pStyle w:val="4a"/>
        <w:spacing w:line="348" w:lineRule="auto"/>
        <w:rPr>
          <w:i w:val="0"/>
          <w:iCs w:val="0"/>
          <w:vertAlign w:val="superscript"/>
          <w:lang w:val="vi-VN"/>
        </w:rPr>
      </w:pPr>
      <w:r>
        <w:rPr>
          <w:i w:val="0"/>
          <w:iCs w:val="0"/>
          <w:lang w:val="vi-VN"/>
        </w:rPr>
        <w:t>Cách 1: Theo Gordon và cộng sự (2018), bệnh võng mạc thường xảy ra trên bệnh nhân mắc đái tháo đường nhiều hơn 10 năm.</w:t>
      </w:r>
      <w:r>
        <w:rPr>
          <w:i w:val="0"/>
          <w:iCs w:val="0"/>
          <w:vertAlign w:val="superscript"/>
          <w:lang w:val="vi-VN"/>
        </w:rPr>
        <w:t>12</w:t>
      </w:r>
    </w:p>
    <w:p w14:paraId="24BB05FC" w14:textId="77777777" w:rsidR="00B3193B" w:rsidRDefault="00B3193B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45B1061A" w14:textId="1C35737E" w:rsidR="00B3193B" w:rsidRDefault="00B3193B" w:rsidP="00E106F2">
      <w:pPr>
        <w:pStyle w:val="4a"/>
        <w:spacing w:line="348" w:lineRule="auto"/>
        <w:rPr>
          <w:i w:val="0"/>
          <w:iCs w:val="0"/>
          <w:lang w:val="vi-VN"/>
        </w:rPr>
      </w:pPr>
      <w:r>
        <w:rPr>
          <w:i w:val="0"/>
          <w:iCs w:val="0"/>
          <w:lang w:val="vi-VN"/>
        </w:rPr>
        <w:t>Đối với tác giả Việt nam thì viết đầy đủ tên và họ</w:t>
      </w:r>
    </w:p>
    <w:p w14:paraId="20929DB5" w14:textId="63EDB950" w:rsidR="00B3193B" w:rsidRPr="00B3193B" w:rsidRDefault="00B3193B" w:rsidP="00E106F2">
      <w:pPr>
        <w:pStyle w:val="4a"/>
        <w:spacing w:line="348" w:lineRule="auto"/>
        <w:rPr>
          <w:i w:val="0"/>
          <w:iCs w:val="0"/>
          <w:lang w:val="vi-VN"/>
        </w:rPr>
      </w:pPr>
      <w:r>
        <w:rPr>
          <w:i w:val="0"/>
          <w:iCs w:val="0"/>
          <w:lang w:val="vi-VN"/>
        </w:rPr>
        <w:t>Theo Hà Huy Tiến và cộng sự (2001), bệnh lác trong thường xảy ra trên bệnh nhân có tật khúc xạ không chỉnh kính.</w:t>
      </w:r>
      <w:r>
        <w:rPr>
          <w:i w:val="0"/>
          <w:iCs w:val="0"/>
          <w:vertAlign w:val="superscript"/>
          <w:lang w:val="vi-VN"/>
        </w:rPr>
        <w:t>12</w:t>
      </w:r>
    </w:p>
    <w:p w14:paraId="76990E33" w14:textId="77777777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0ED64877" w14:textId="1564794A" w:rsidR="009C3D93" w:rsidRDefault="009C3D93" w:rsidP="00E106F2">
      <w:pPr>
        <w:pStyle w:val="4a"/>
        <w:spacing w:line="348" w:lineRule="auto"/>
        <w:rPr>
          <w:i w:val="0"/>
          <w:iCs w:val="0"/>
          <w:vertAlign w:val="superscript"/>
          <w:lang w:val="vi-VN"/>
        </w:rPr>
      </w:pPr>
      <w:r>
        <w:rPr>
          <w:i w:val="0"/>
          <w:iCs w:val="0"/>
          <w:lang w:val="vi-VN"/>
        </w:rPr>
        <w:t>Cách 2: Năm 2018, Gordon và cộng sự đã báo cáo bệnh võng mạc thường xảy ra trên bệnh nhân mắc đái tháo đường nhiều hơn 10 năm.</w:t>
      </w:r>
      <w:r>
        <w:rPr>
          <w:i w:val="0"/>
          <w:iCs w:val="0"/>
          <w:vertAlign w:val="superscript"/>
          <w:lang w:val="vi-VN"/>
        </w:rPr>
        <w:t>12</w:t>
      </w:r>
    </w:p>
    <w:p w14:paraId="67938268" w14:textId="77777777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6A94C72F" w14:textId="77777777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64BAAD24" w14:textId="61D91B2F" w:rsidR="009C3D93" w:rsidRDefault="009C3D93" w:rsidP="00E106F2">
      <w:pPr>
        <w:pStyle w:val="4a"/>
        <w:spacing w:line="348" w:lineRule="auto"/>
        <w:rPr>
          <w:i w:val="0"/>
          <w:iCs w:val="0"/>
          <w:vertAlign w:val="superscript"/>
          <w:lang w:val="vi-VN"/>
        </w:rPr>
      </w:pPr>
      <w:r>
        <w:rPr>
          <w:i w:val="0"/>
          <w:iCs w:val="0"/>
          <w:lang w:val="vi-VN"/>
        </w:rPr>
        <w:t>Cách 3: Theo báo cáo của Gordon và cộng sự (2018), bệnh võng mạc thường xảy ra trên bệnh nhân mắc đái tháo đường nhiều hơn 10 năm.</w:t>
      </w:r>
      <w:r>
        <w:rPr>
          <w:i w:val="0"/>
          <w:iCs w:val="0"/>
          <w:vertAlign w:val="superscript"/>
          <w:lang w:val="vi-VN"/>
        </w:rPr>
        <w:t>12</w:t>
      </w:r>
    </w:p>
    <w:p w14:paraId="27FA1A6C" w14:textId="77777777" w:rsidR="009C3D93" w:rsidRDefault="009C3D93" w:rsidP="00E106F2">
      <w:pPr>
        <w:pStyle w:val="4a"/>
        <w:spacing w:line="348" w:lineRule="auto"/>
        <w:rPr>
          <w:i w:val="0"/>
          <w:iCs w:val="0"/>
          <w:vertAlign w:val="superscript"/>
          <w:lang w:val="vi-VN"/>
        </w:rPr>
      </w:pPr>
    </w:p>
    <w:p w14:paraId="2E8E8719" w14:textId="1F6651B1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  <w:r>
        <w:rPr>
          <w:i w:val="0"/>
          <w:iCs w:val="0"/>
          <w:lang w:val="vi-VN"/>
        </w:rPr>
        <w:t>Cách 4: Với nhiều báo cáo cùng về 1 vấn đề (không dẫn quá 3 tài liệu)</w:t>
      </w:r>
    </w:p>
    <w:p w14:paraId="04A7A8C8" w14:textId="600DF4AA" w:rsid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  <w:r>
        <w:rPr>
          <w:i w:val="0"/>
          <w:iCs w:val="0"/>
          <w:lang w:val="vi-VN"/>
        </w:rPr>
        <w:t>Theo nhiều báo cáo</w:t>
      </w:r>
      <w:r w:rsidR="00B3193B">
        <w:rPr>
          <w:i w:val="0"/>
          <w:iCs w:val="0"/>
          <w:lang w:val="vi-VN"/>
        </w:rPr>
        <w:t xml:space="preserve"> gần đây</w:t>
      </w:r>
      <w:r>
        <w:rPr>
          <w:i w:val="0"/>
          <w:iCs w:val="0"/>
          <w:lang w:val="vi-VN"/>
        </w:rPr>
        <w:t>, bệnh võng mạc thường xảy ra trên bệnh nhân mắc đái tháo đường nhiều hơn 10 năm.</w:t>
      </w:r>
      <w:r>
        <w:rPr>
          <w:i w:val="0"/>
          <w:iCs w:val="0"/>
          <w:vertAlign w:val="superscript"/>
          <w:lang w:val="vi-VN"/>
        </w:rPr>
        <w:t>12, 23.46</w:t>
      </w:r>
    </w:p>
    <w:p w14:paraId="17F389D5" w14:textId="77777777" w:rsidR="009C3D93" w:rsidRPr="009C3D93" w:rsidRDefault="009C3D93" w:rsidP="00E106F2">
      <w:pPr>
        <w:pStyle w:val="4a"/>
        <w:spacing w:line="348" w:lineRule="auto"/>
        <w:rPr>
          <w:i w:val="0"/>
          <w:iCs w:val="0"/>
          <w:lang w:val="vi-VN"/>
        </w:rPr>
      </w:pPr>
    </w:p>
    <w:p w14:paraId="7073E098" w14:textId="77777777" w:rsidR="00EB2529" w:rsidRDefault="00EB2529">
      <w:pPr>
        <w:spacing w:after="160" w:line="259" w:lineRule="auto"/>
        <w:rPr>
          <w:color w:val="000000" w:themeColor="text1"/>
          <w:sz w:val="26"/>
          <w:szCs w:val="26"/>
          <w:lang w:eastAsia="ja-JP"/>
        </w:rPr>
      </w:pPr>
      <w:r>
        <w:rPr>
          <w:i/>
          <w:iCs/>
        </w:rPr>
        <w:br w:type="page"/>
      </w:r>
    </w:p>
    <w:p w14:paraId="2600AE9A" w14:textId="77777777" w:rsidR="00E106F2" w:rsidRDefault="00E106F2" w:rsidP="00E106F2">
      <w:pPr>
        <w:pStyle w:val="4a"/>
        <w:spacing w:line="348" w:lineRule="auto"/>
        <w:rPr>
          <w:i w:val="0"/>
          <w:iCs w:val="0"/>
        </w:rPr>
      </w:pPr>
    </w:p>
    <w:p w14:paraId="0C765617" w14:textId="3F3BD15C" w:rsidR="008F21D8" w:rsidRPr="00EB2529" w:rsidRDefault="00EB2529" w:rsidP="00EB2529">
      <w:pPr>
        <w:spacing w:after="160" w:line="259" w:lineRule="auto"/>
        <w:jc w:val="center"/>
        <w:rPr>
          <w:b/>
          <w:bCs/>
        </w:rPr>
      </w:pPr>
      <w:proofErr w:type="spellStart"/>
      <w:r w:rsidRPr="00EB2529">
        <w:rPr>
          <w:b/>
          <w:bCs/>
        </w:rPr>
        <w:t>Cách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trình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bày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hình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ảnh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có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nguồn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gốc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từ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nơi</w:t>
      </w:r>
      <w:proofErr w:type="spellEnd"/>
      <w:r w:rsidRPr="00EB2529">
        <w:rPr>
          <w:b/>
          <w:bCs/>
        </w:rPr>
        <w:t xml:space="preserve"> </w:t>
      </w:r>
      <w:proofErr w:type="spellStart"/>
      <w:r w:rsidRPr="00EB2529">
        <w:rPr>
          <w:b/>
          <w:bCs/>
        </w:rPr>
        <w:t>khác</w:t>
      </w:r>
      <w:proofErr w:type="spellEnd"/>
    </w:p>
    <w:p w14:paraId="3804FE31" w14:textId="402C6672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phải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dịch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Tiếng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Anh</w:t>
      </w:r>
      <w:proofErr w:type="spellEnd"/>
      <w:r>
        <w:rPr>
          <w:color w:val="000000" w:themeColor="text1"/>
          <w:sz w:val="26"/>
          <w:szCs w:val="26"/>
        </w:rPr>
        <w:t xml:space="preserve"> sang </w:t>
      </w:r>
      <w:proofErr w:type="spellStart"/>
      <w:r>
        <w:rPr>
          <w:color w:val="000000" w:themeColor="text1"/>
          <w:sz w:val="26"/>
          <w:szCs w:val="26"/>
        </w:rPr>
        <w:t>tiếng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Việt</w:t>
      </w:r>
      <w:proofErr w:type="spellEnd"/>
    </w:p>
    <w:p w14:paraId="2B9615B0" w14:textId="05E37FA9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Lồng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Bẳng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xóa</w:t>
      </w:r>
      <w:proofErr w:type="spellEnd"/>
      <w:r>
        <w:rPr>
          <w:color w:val="000000" w:themeColor="text1"/>
          <w:sz w:val="26"/>
          <w:szCs w:val="26"/>
        </w:rPr>
        <w:t xml:space="preserve"> border</w:t>
      </w:r>
    </w:p>
    <w:p w14:paraId="6A55F64A" w14:textId="09DC67E4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Đánh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bằng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chữ</w:t>
      </w:r>
      <w:proofErr w:type="spellEnd"/>
      <w:r>
        <w:rPr>
          <w:color w:val="000000" w:themeColor="text1"/>
          <w:sz w:val="26"/>
          <w:szCs w:val="26"/>
        </w:rPr>
        <w:t xml:space="preserve"> A, B, C ….</w:t>
      </w:r>
    </w:p>
    <w:p w14:paraId="73B9D0DE" w14:textId="5829FA7E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Kích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thước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đủ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lớn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quan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sát</w:t>
      </w:r>
      <w:proofErr w:type="spellEnd"/>
    </w:p>
    <w:p w14:paraId="41D7283A" w14:textId="658FAB92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Sử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dụng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mũi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tên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dấu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sao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để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rõ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tổn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thương</w:t>
      </w:r>
      <w:proofErr w:type="spellEnd"/>
    </w:p>
    <w:p w14:paraId="04FB2151" w14:textId="0B01E2F7" w:rsid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tiêu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đề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chú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thích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hình</w:t>
      </w:r>
      <w:proofErr w:type="spellEnd"/>
      <w:r>
        <w:rPr>
          <w:color w:val="000000" w:themeColor="text1"/>
          <w:sz w:val="26"/>
          <w:szCs w:val="26"/>
        </w:rPr>
        <w:t xml:space="preserve"> (</w:t>
      </w:r>
      <w:proofErr w:type="spellStart"/>
      <w:r>
        <w:rPr>
          <w:color w:val="000000" w:themeColor="text1"/>
          <w:sz w:val="26"/>
          <w:szCs w:val="26"/>
        </w:rPr>
        <w:t>giải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thích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rõ</w:t>
      </w:r>
      <w:proofErr w:type="spellEnd"/>
      <w:r>
        <w:rPr>
          <w:color w:val="000000" w:themeColor="text1"/>
          <w:sz w:val="26"/>
          <w:szCs w:val="26"/>
        </w:rPr>
        <w:t xml:space="preserve">) </w:t>
      </w:r>
      <w:proofErr w:type="spellStart"/>
      <w:r>
        <w:rPr>
          <w:color w:val="000000" w:themeColor="text1"/>
          <w:sz w:val="26"/>
          <w:szCs w:val="26"/>
        </w:rPr>
        <w:t>và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nguồn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tham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khảo</w:t>
      </w:r>
      <w:proofErr w:type="spellEnd"/>
    </w:p>
    <w:p w14:paraId="064BF148" w14:textId="6C01BCFB" w:rsidR="00EB2529" w:rsidRPr="00EB2529" w:rsidRDefault="00EB2529" w:rsidP="00EB2529">
      <w:pPr>
        <w:pStyle w:val="ListParagraph"/>
        <w:numPr>
          <w:ilvl w:val="0"/>
          <w:numId w:val="47"/>
        </w:numPr>
        <w:spacing w:after="160" w:line="259" w:lineRule="auto"/>
        <w:rPr>
          <w:color w:val="000000" w:themeColor="text1"/>
          <w:sz w:val="26"/>
          <w:szCs w:val="26"/>
        </w:rPr>
      </w:pPr>
      <w:proofErr w:type="spellStart"/>
      <w:r>
        <w:rPr>
          <w:color w:val="000000" w:themeColor="text1"/>
          <w:sz w:val="26"/>
          <w:szCs w:val="26"/>
        </w:rPr>
        <w:t>Nếu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lấy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từ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internet </w:t>
      </w:r>
      <w:proofErr w:type="spellStart"/>
      <w:r>
        <w:rPr>
          <w:color w:val="000000" w:themeColor="text1"/>
          <w:sz w:val="26"/>
          <w:szCs w:val="26"/>
        </w:rPr>
        <w:t>thì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địa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không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được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quá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dài</w:t>
      </w:r>
      <w:proofErr w:type="spellEnd"/>
      <w:r>
        <w:rPr>
          <w:color w:val="000000" w:themeColor="text1"/>
          <w:sz w:val="26"/>
          <w:szCs w:val="26"/>
        </w:rPr>
        <w:t xml:space="preserve">, </w:t>
      </w:r>
      <w:proofErr w:type="spellStart"/>
      <w:r>
        <w:rPr>
          <w:color w:val="000000" w:themeColor="text1"/>
          <w:sz w:val="26"/>
          <w:szCs w:val="26"/>
        </w:rPr>
        <w:t>chỉ</w:t>
      </w:r>
      <w:proofErr w:type="spellEnd"/>
      <w:r>
        <w:rPr>
          <w:color w:val="000000" w:themeColor="text1"/>
          <w:sz w:val="26"/>
          <w:szCs w:val="26"/>
        </w:rPr>
        <w:t xml:space="preserve"> đ</w:t>
      </w:r>
      <w:r>
        <w:rPr>
          <w:color w:val="000000" w:themeColor="text1"/>
          <w:sz w:val="26"/>
          <w:szCs w:val="26"/>
          <w:lang w:val="vi-VN"/>
        </w:rPr>
        <w:t>ế</w:t>
      </w:r>
      <w:r>
        <w:rPr>
          <w:color w:val="000000" w:themeColor="text1"/>
          <w:sz w:val="26"/>
          <w:szCs w:val="26"/>
        </w:rPr>
        <w:t xml:space="preserve">n 3 </w:t>
      </w:r>
      <w:r>
        <w:rPr>
          <w:color w:val="000000" w:themeColor="text1"/>
          <w:sz w:val="26"/>
          <w:szCs w:val="26"/>
          <w:lang w:val="vi-VN"/>
        </w:rPr>
        <w:t>mức và</w:t>
      </w:r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có</w:t>
      </w:r>
      <w:proofErr w:type="spellEnd"/>
      <w:r>
        <w:rPr>
          <w:color w:val="000000" w:themeColor="text1"/>
          <w:sz w:val="26"/>
          <w:szCs w:val="26"/>
        </w:rPr>
        <w:t xml:space="preserve"> </w:t>
      </w:r>
      <w:proofErr w:type="spellStart"/>
      <w:r>
        <w:rPr>
          <w:color w:val="000000" w:themeColor="text1"/>
          <w:sz w:val="26"/>
          <w:szCs w:val="26"/>
        </w:rPr>
        <w:t>dấu</w:t>
      </w:r>
      <w:proofErr w:type="spellEnd"/>
      <w:r>
        <w:rPr>
          <w:color w:val="000000" w:themeColor="text1"/>
          <w:sz w:val="26"/>
          <w:szCs w:val="26"/>
        </w:rPr>
        <w:t xml:space="preserve"> 3 </w:t>
      </w:r>
      <w:proofErr w:type="spellStart"/>
      <w:r>
        <w:rPr>
          <w:color w:val="000000" w:themeColor="text1"/>
          <w:sz w:val="26"/>
          <w:szCs w:val="26"/>
        </w:rPr>
        <w:t>chấm</w:t>
      </w:r>
      <w:proofErr w:type="spellEnd"/>
      <w:r>
        <w:rPr>
          <w:color w:val="000000" w:themeColor="text1"/>
          <w:sz w:val="26"/>
          <w:szCs w:val="26"/>
          <w:lang w:val="vi-VN"/>
        </w:rPr>
        <w:t xml:space="preserve"> sau cùng </w:t>
      </w:r>
      <w:r>
        <w:rPr>
          <w:color w:val="000000" w:themeColor="text1"/>
          <w:sz w:val="26"/>
          <w:szCs w:val="26"/>
        </w:rPr>
        <w:t>(VD: www.diabetes.retinopathy...)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4394"/>
      </w:tblGrid>
      <w:tr w:rsidR="008F21D8" w14:paraId="08AACF9F" w14:textId="77777777" w:rsidTr="008F21D8">
        <w:tc>
          <w:tcPr>
            <w:tcW w:w="4498" w:type="dxa"/>
          </w:tcPr>
          <w:p w14:paraId="27342925" w14:textId="5E740702" w:rsidR="008F21D8" w:rsidRPr="008F21D8" w:rsidRDefault="008F21D8" w:rsidP="008F21D8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</w:pPr>
            <w:ins w:id="59" w:author="Microsoft Office User" w:date="2026-08-20T13:02:00Z">
              <w:r w:rsidRPr="0083427B">
                <w:rPr>
                  <w:noProof/>
                  <w:sz w:val="26"/>
                  <w:szCs w:val="26"/>
                  <w:rPrChange w:id="60" w:author="Unknown">
                    <w:rPr>
                      <w:noProof/>
                    </w:rPr>
                  </w:rPrChange>
                </w:rPr>
                <w:drawing>
                  <wp:inline distT="0" distB="0" distL="0" distR="0" wp14:anchorId="243DB71D" wp14:editId="3BDC8D54">
                    <wp:extent cx="2484720" cy="2085278"/>
                    <wp:effectExtent l="0" t="0" r="0" b="0"/>
                    <wp:docPr id="900416858" name="Picture 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00416858" name="Picture 900416858"/>
                            <pic:cNvPicPr/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87963" cy="2088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  <w:tc>
          <w:tcPr>
            <w:tcW w:w="4499" w:type="dxa"/>
          </w:tcPr>
          <w:p w14:paraId="171B2D70" w14:textId="4338C0FF" w:rsidR="008F21D8" w:rsidRPr="008F21D8" w:rsidRDefault="008F21D8" w:rsidP="008F21D8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</w:pPr>
            <w:ins w:id="61" w:author="Microsoft Office User" w:date="2026-08-20T13:02:00Z">
              <w:r w:rsidRPr="0083427B">
                <w:rPr>
                  <w:noProof/>
                  <w:sz w:val="26"/>
                  <w:szCs w:val="26"/>
                  <w:rPrChange w:id="62" w:author="Unknown">
                    <w:rPr>
                      <w:noProof/>
                    </w:rPr>
                  </w:rPrChange>
                </w:rPr>
                <w:drawing>
                  <wp:inline distT="0" distB="0" distL="0" distR="0" wp14:anchorId="7350C768" wp14:editId="7CFED9A3">
                    <wp:extent cx="2486722" cy="2085278"/>
                    <wp:effectExtent l="0" t="0" r="8890" b="0"/>
                    <wp:docPr id="243365284" name="Picture 2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43365284" name="Picture 243365284"/>
                            <pic:cNvPicPr/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489968" cy="20880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8F21D8" w14:paraId="2D9B066B" w14:textId="77777777" w:rsidTr="008F21D8">
        <w:tc>
          <w:tcPr>
            <w:tcW w:w="4498" w:type="dxa"/>
          </w:tcPr>
          <w:p w14:paraId="1BEBC781" w14:textId="455A39F4" w:rsidR="008F21D8" w:rsidRPr="008F21D8" w:rsidRDefault="008F21D8" w:rsidP="008F21D8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</w:pPr>
            <w:r w:rsidRPr="008F21D8"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  <w:t>A</w:t>
            </w:r>
          </w:p>
        </w:tc>
        <w:tc>
          <w:tcPr>
            <w:tcW w:w="4499" w:type="dxa"/>
          </w:tcPr>
          <w:p w14:paraId="3F5150F1" w14:textId="316E240E" w:rsidR="008F21D8" w:rsidRPr="008F21D8" w:rsidRDefault="008F21D8" w:rsidP="008F21D8">
            <w:pPr>
              <w:spacing w:after="160" w:line="259" w:lineRule="auto"/>
              <w:jc w:val="center"/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</w:pPr>
            <w:r w:rsidRPr="008F21D8">
              <w:rPr>
                <w:b/>
                <w:bCs/>
                <w:color w:val="000000" w:themeColor="text1"/>
                <w:sz w:val="26"/>
                <w:szCs w:val="26"/>
                <w:lang w:eastAsia="ja-JP"/>
              </w:rPr>
              <w:t>B</w:t>
            </w:r>
          </w:p>
        </w:tc>
      </w:tr>
    </w:tbl>
    <w:p w14:paraId="72910F16" w14:textId="7D6D28E4" w:rsidR="008F21D8" w:rsidRPr="0083427B" w:rsidRDefault="008F21D8" w:rsidP="008F21D8">
      <w:pPr>
        <w:pStyle w:val="Heading4"/>
        <w:spacing w:before="0" w:line="312" w:lineRule="auto"/>
        <w:jc w:val="center"/>
        <w:rPr>
          <w:ins w:id="63" w:author="Microsoft Office User" w:date="2026-08-20T11:43:00Z"/>
          <w:b/>
          <w:iCs/>
          <w:color w:val="auto"/>
          <w:szCs w:val="26"/>
        </w:rPr>
      </w:pPr>
      <w:bookmarkStart w:id="64" w:name="_Toc238222270"/>
      <w:proofErr w:type="spellStart"/>
      <w:ins w:id="65" w:author="Microsoft Office User" w:date="2026-08-20T11:43:00Z">
        <w:r w:rsidRPr="0083427B">
          <w:rPr>
            <w:b/>
            <w:color w:val="auto"/>
            <w:szCs w:val="26"/>
          </w:rPr>
          <w:t>Hình</w:t>
        </w:r>
        <w:proofErr w:type="spellEnd"/>
        <w:r w:rsidRPr="0083427B">
          <w:rPr>
            <w:b/>
            <w:color w:val="auto"/>
            <w:szCs w:val="26"/>
          </w:rPr>
          <w:t xml:space="preserve"> 3.16.</w:t>
        </w:r>
      </w:ins>
      <w:r>
        <w:rPr>
          <w:b/>
          <w:color w:val="auto"/>
          <w:szCs w:val="26"/>
        </w:rPr>
        <w:t xml:space="preserve"> </w:t>
      </w:r>
      <w:proofErr w:type="spellStart"/>
      <w:r>
        <w:rPr>
          <w:b/>
          <w:color w:val="auto"/>
          <w:szCs w:val="26"/>
        </w:rPr>
        <w:t>C</w:t>
      </w:r>
      <w:ins w:id="66" w:author="Microsoft Office User" w:date="2026-08-20T11:43:00Z">
        <w:r w:rsidRPr="0083427B">
          <w:rPr>
            <w:b/>
            <w:color w:val="auto"/>
            <w:szCs w:val="26"/>
          </w:rPr>
          <w:t>hụp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màu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đáy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mắt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và</w:t>
        </w:r>
        <w:proofErr w:type="spellEnd"/>
        <w:r w:rsidRPr="0083427B">
          <w:rPr>
            <w:b/>
            <w:color w:val="auto"/>
            <w:szCs w:val="26"/>
          </w:rPr>
          <w:t xml:space="preserve"> OCT </w:t>
        </w:r>
        <w:proofErr w:type="spellStart"/>
        <w:r w:rsidRPr="0083427B">
          <w:rPr>
            <w:b/>
            <w:color w:val="auto"/>
            <w:szCs w:val="26"/>
          </w:rPr>
          <w:t>trước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điều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proofErr w:type="spellStart"/>
        <w:r w:rsidRPr="0083427B">
          <w:rPr>
            <w:b/>
            <w:color w:val="auto"/>
            <w:szCs w:val="26"/>
          </w:rPr>
          <w:t>trị</w:t>
        </w:r>
        <w:proofErr w:type="spellEnd"/>
        <w:r w:rsidRPr="0083427B">
          <w:rPr>
            <w:b/>
            <w:color w:val="auto"/>
            <w:szCs w:val="26"/>
          </w:rPr>
          <w:t xml:space="preserve"> </w:t>
        </w:r>
        <w:bookmarkEnd w:id="64"/>
      </w:ins>
    </w:p>
    <w:p w14:paraId="306FF37B" w14:textId="60123C5E" w:rsidR="00E106F2" w:rsidRPr="008F21D8" w:rsidRDefault="008F21D8" w:rsidP="00D5583D">
      <w:pPr>
        <w:pStyle w:val="ListParagraph"/>
        <w:numPr>
          <w:ilvl w:val="0"/>
          <w:numId w:val="46"/>
        </w:numPr>
        <w:spacing w:after="160" w:line="259" w:lineRule="auto"/>
        <w:jc w:val="center"/>
        <w:rPr>
          <w:i/>
          <w:iCs/>
          <w:color w:val="000000" w:themeColor="text1"/>
          <w:sz w:val="26"/>
          <w:szCs w:val="26"/>
        </w:rPr>
      </w:pPr>
      <w:proofErr w:type="spellStart"/>
      <w:r w:rsidRPr="008F21D8">
        <w:rPr>
          <w:i/>
          <w:iCs/>
          <w:sz w:val="26"/>
          <w:szCs w:val="26"/>
        </w:rPr>
        <w:t>Chụp</w:t>
      </w:r>
      <w:proofErr w:type="spellEnd"/>
      <w:ins w:id="67" w:author="Microsoft Office User" w:date="2026-08-20T11:43:00Z"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màu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đáy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mắt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trước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điều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trị</w:t>
        </w:r>
        <w:proofErr w:type="spellEnd"/>
        <w:r w:rsidRPr="008F21D8">
          <w:rPr>
            <w:i/>
            <w:iCs/>
            <w:sz w:val="26"/>
            <w:szCs w:val="26"/>
          </w:rPr>
          <w:t xml:space="preserve">: </w:t>
        </w:r>
        <w:proofErr w:type="spellStart"/>
        <w:r w:rsidRPr="008F21D8">
          <w:rPr>
            <w:i/>
            <w:iCs/>
            <w:sz w:val="26"/>
            <w:szCs w:val="26"/>
          </w:rPr>
          <w:t>Gai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thị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phù</w:t>
        </w:r>
        <w:proofErr w:type="spellEnd"/>
        <w:r w:rsidRPr="008F21D8">
          <w:rPr>
            <w:i/>
            <w:iCs/>
            <w:sz w:val="26"/>
            <w:szCs w:val="26"/>
          </w:rPr>
          <w:t xml:space="preserve">, </w:t>
        </w:r>
        <w:proofErr w:type="spellStart"/>
        <w:r w:rsidRPr="008F21D8">
          <w:rPr>
            <w:i/>
            <w:iCs/>
            <w:sz w:val="26"/>
            <w:szCs w:val="26"/>
          </w:rPr>
          <w:t>bờ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mờ</w:t>
        </w:r>
        <w:proofErr w:type="spellEnd"/>
        <w:r w:rsidRPr="008F21D8">
          <w:rPr>
            <w:i/>
            <w:iCs/>
            <w:sz w:val="26"/>
            <w:szCs w:val="26"/>
          </w:rPr>
          <w:t xml:space="preserve">, </w:t>
        </w:r>
        <w:proofErr w:type="spellStart"/>
        <w:r w:rsidRPr="008F21D8">
          <w:rPr>
            <w:i/>
            <w:iCs/>
            <w:sz w:val="26"/>
            <w:szCs w:val="26"/>
          </w:rPr>
          <w:t>cương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tụ</w:t>
        </w:r>
        <w:proofErr w:type="spellEnd"/>
        <w:r w:rsidRPr="008F21D8">
          <w:rPr>
            <w:i/>
            <w:iCs/>
            <w:sz w:val="26"/>
            <w:szCs w:val="26"/>
          </w:rPr>
          <w:t xml:space="preserve">, bong </w:t>
        </w:r>
        <w:proofErr w:type="spellStart"/>
        <w:r w:rsidRPr="008F21D8">
          <w:rPr>
            <w:i/>
            <w:iCs/>
            <w:sz w:val="26"/>
            <w:szCs w:val="26"/>
          </w:rPr>
          <w:t>thanh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dịch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hoàng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điểm</w:t>
        </w:r>
      </w:ins>
      <w:proofErr w:type="spellEnd"/>
      <w:r w:rsidRPr="008F21D8">
        <w:rPr>
          <w:i/>
          <w:iCs/>
          <w:sz w:val="26"/>
          <w:szCs w:val="26"/>
        </w:rPr>
        <w:t xml:space="preserve">. </w:t>
      </w:r>
      <w:ins w:id="68" w:author="Microsoft Office User" w:date="2026-08-20T11:43:00Z">
        <w:r w:rsidRPr="008F21D8">
          <w:rPr>
            <w:i/>
            <w:iCs/>
            <w:sz w:val="26"/>
            <w:szCs w:val="26"/>
          </w:rPr>
          <w:t>B</w:t>
        </w:r>
      </w:ins>
      <w:r w:rsidRPr="008F21D8">
        <w:rPr>
          <w:i/>
          <w:iCs/>
          <w:sz w:val="26"/>
          <w:szCs w:val="26"/>
        </w:rPr>
        <w:t>.</w:t>
      </w:r>
      <w:ins w:id="69" w:author="Microsoft Office User" w:date="2026-08-20T11:43:00Z">
        <w:r w:rsidRPr="008F21D8">
          <w:rPr>
            <w:i/>
            <w:iCs/>
            <w:sz w:val="26"/>
            <w:szCs w:val="26"/>
          </w:rPr>
          <w:t xml:space="preserve"> OCT </w:t>
        </w:r>
        <w:proofErr w:type="spellStart"/>
        <w:r w:rsidRPr="008F21D8">
          <w:rPr>
            <w:i/>
            <w:iCs/>
            <w:sz w:val="26"/>
            <w:szCs w:val="26"/>
          </w:rPr>
          <w:t>trước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điều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trị</w:t>
        </w:r>
        <w:proofErr w:type="spellEnd"/>
        <w:r w:rsidRPr="008F21D8">
          <w:rPr>
            <w:i/>
            <w:iCs/>
            <w:sz w:val="26"/>
            <w:szCs w:val="26"/>
          </w:rPr>
          <w:t xml:space="preserve">: </w:t>
        </w:r>
        <w:proofErr w:type="spellStart"/>
        <w:r w:rsidRPr="008F21D8">
          <w:rPr>
            <w:i/>
            <w:iCs/>
            <w:sz w:val="26"/>
            <w:szCs w:val="26"/>
          </w:rPr>
          <w:t>Chiều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dày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võng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mạc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trung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tâm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tăng</w:t>
        </w:r>
        <w:proofErr w:type="spellEnd"/>
        <w:r w:rsidRPr="008F21D8">
          <w:rPr>
            <w:i/>
            <w:iCs/>
            <w:sz w:val="26"/>
            <w:szCs w:val="26"/>
          </w:rPr>
          <w:t xml:space="preserve">, </w:t>
        </w:r>
        <w:proofErr w:type="spellStart"/>
        <w:r w:rsidRPr="008F21D8">
          <w:rPr>
            <w:i/>
            <w:iCs/>
            <w:sz w:val="26"/>
            <w:szCs w:val="26"/>
          </w:rPr>
          <w:t>chấm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trăng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phản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xạ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trong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võng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mạc</w:t>
        </w:r>
      </w:ins>
      <w:proofErr w:type="spellEnd"/>
      <w:ins w:id="70" w:author="Microsoft Office User" w:date="2026-08-21T10:16:00Z">
        <w:r w:rsidRPr="008F21D8">
          <w:rPr>
            <w:i/>
            <w:iCs/>
            <w:sz w:val="26"/>
            <w:szCs w:val="26"/>
          </w:rPr>
          <w:t xml:space="preserve">, </w:t>
        </w:r>
        <w:proofErr w:type="spellStart"/>
        <w:r w:rsidRPr="008F21D8">
          <w:rPr>
            <w:i/>
            <w:iCs/>
            <w:sz w:val="26"/>
            <w:szCs w:val="26"/>
          </w:rPr>
          <w:t>chiều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dày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võng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mạc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trung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tâm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vùng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hoàng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điểm</w:t>
        </w:r>
        <w:proofErr w:type="spellEnd"/>
        <w:r w:rsidRPr="008F21D8">
          <w:rPr>
            <w:i/>
            <w:iCs/>
            <w:sz w:val="26"/>
            <w:szCs w:val="26"/>
          </w:rPr>
          <w:t xml:space="preserve"> </w:t>
        </w:r>
        <w:proofErr w:type="spellStart"/>
        <w:r w:rsidRPr="008F21D8">
          <w:rPr>
            <w:i/>
            <w:iCs/>
            <w:sz w:val="26"/>
            <w:szCs w:val="26"/>
          </w:rPr>
          <w:t>là</w:t>
        </w:r>
        <w:proofErr w:type="spellEnd"/>
        <w:r w:rsidRPr="008F21D8">
          <w:rPr>
            <w:i/>
            <w:iCs/>
            <w:sz w:val="26"/>
            <w:szCs w:val="26"/>
          </w:rPr>
          <w:t xml:space="preserve"> 714 µm</w:t>
        </w:r>
      </w:ins>
      <w:r>
        <w:rPr>
          <w:i/>
          <w:iCs/>
          <w:sz w:val="26"/>
          <w:szCs w:val="26"/>
        </w:rPr>
        <w:t>.</w:t>
      </w:r>
    </w:p>
    <w:p w14:paraId="0E4C294A" w14:textId="50026A07" w:rsidR="008F21D8" w:rsidRDefault="008F21D8" w:rsidP="008F21D8">
      <w:pPr>
        <w:pStyle w:val="Heading1"/>
        <w:rPr>
          <w:rFonts w:eastAsia="AdvP7B72"/>
          <w:b w:val="0"/>
          <w:bCs/>
          <w:i/>
          <w:iCs/>
          <w:sz w:val="26"/>
          <w:vertAlign w:val="superscript"/>
          <w:lang w:eastAsia="zh-CN"/>
        </w:rPr>
      </w:pPr>
      <w:bookmarkStart w:id="71" w:name="_Toc238222218"/>
      <w:bookmarkStart w:id="72" w:name="_Toc238206896"/>
      <w:r w:rsidRPr="0083427B">
        <w:rPr>
          <w:b w:val="0"/>
          <w:i/>
          <w:iCs/>
          <w:color w:val="222222"/>
          <w:shd w:val="clear" w:color="auto" w:fill="FFFFFF"/>
        </w:rPr>
        <w:t>Nguồn:</w:t>
      </w:r>
      <w:r>
        <w:rPr>
          <w:b w:val="0"/>
          <w:i/>
          <w:iCs/>
          <w:color w:val="222222"/>
          <w:shd w:val="clear" w:color="auto" w:fill="FFFFFF"/>
          <w:lang w:val="en-US"/>
        </w:rPr>
        <w:t xml:space="preserve"> </w:t>
      </w:r>
      <w:ins w:id="73" w:author="May-02" w:date="2026-08-21T12:21:00Z">
        <w:r w:rsidRPr="0083427B">
          <w:rPr>
            <w:rFonts w:eastAsia="AdvP7B72"/>
            <w:b w:val="0"/>
            <w:bCs/>
            <w:i/>
            <w:iCs/>
            <w:sz w:val="26"/>
            <w:lang w:eastAsia="zh-CN"/>
            <w:rPrChange w:id="74" w:author="May-02" w:date="2026-08-21T12:21:00Z">
              <w:rPr>
                <w:rFonts w:eastAsia="AdvP7B72"/>
                <w:b w:val="0"/>
                <w:bCs/>
                <w:i/>
                <w:iCs/>
                <w:sz w:val="24"/>
                <w:szCs w:val="24"/>
                <w:lang w:val="en-US" w:eastAsia="zh-CN"/>
              </w:rPr>
            </w:rPrChange>
          </w:rPr>
          <w:t>J Neuro-Ophthalmol</w:t>
        </w:r>
      </w:ins>
      <w:bookmarkEnd w:id="71"/>
      <w:r>
        <w:rPr>
          <w:rFonts w:eastAsia="AdvP7B72"/>
          <w:b w:val="0"/>
          <w:bCs/>
          <w:i/>
          <w:iCs/>
          <w:sz w:val="26"/>
          <w:lang w:val="en-US" w:eastAsia="zh-CN"/>
        </w:rPr>
        <w:t xml:space="preserve">, Jacob </w:t>
      </w:r>
      <w:proofErr w:type="spellStart"/>
      <w:r>
        <w:rPr>
          <w:rFonts w:eastAsia="AdvP7B72"/>
          <w:b w:val="0"/>
          <w:bCs/>
          <w:i/>
          <w:iCs/>
          <w:sz w:val="26"/>
          <w:lang w:val="en-US" w:eastAsia="zh-CN"/>
        </w:rPr>
        <w:t>và</w:t>
      </w:r>
      <w:proofErr w:type="spellEnd"/>
      <w:r>
        <w:rPr>
          <w:rFonts w:eastAsia="AdvP7B72"/>
          <w:b w:val="0"/>
          <w:bCs/>
          <w:i/>
          <w:iCs/>
          <w:sz w:val="26"/>
          <w:lang w:val="en-US" w:eastAsia="zh-CN"/>
        </w:rPr>
        <w:t xml:space="preserve"> </w:t>
      </w:r>
      <w:proofErr w:type="spellStart"/>
      <w:r>
        <w:rPr>
          <w:rFonts w:eastAsia="AdvP7B72"/>
          <w:b w:val="0"/>
          <w:bCs/>
          <w:i/>
          <w:iCs/>
          <w:sz w:val="26"/>
          <w:lang w:val="en-US" w:eastAsia="zh-CN"/>
        </w:rPr>
        <w:t>cộng</w:t>
      </w:r>
      <w:proofErr w:type="spellEnd"/>
      <w:r>
        <w:rPr>
          <w:rFonts w:eastAsia="AdvP7B72"/>
          <w:b w:val="0"/>
          <w:bCs/>
          <w:i/>
          <w:iCs/>
          <w:sz w:val="26"/>
          <w:lang w:val="en-US" w:eastAsia="zh-CN"/>
        </w:rPr>
        <w:t xml:space="preserve"> </w:t>
      </w:r>
      <w:proofErr w:type="spellStart"/>
      <w:r>
        <w:rPr>
          <w:rFonts w:eastAsia="AdvP7B72"/>
          <w:b w:val="0"/>
          <w:bCs/>
          <w:i/>
          <w:iCs/>
          <w:sz w:val="26"/>
          <w:lang w:val="en-US" w:eastAsia="zh-CN"/>
        </w:rPr>
        <w:t>sự</w:t>
      </w:r>
      <w:proofErr w:type="spellEnd"/>
      <w:r>
        <w:rPr>
          <w:rFonts w:eastAsia="AdvP7B72"/>
          <w:b w:val="0"/>
          <w:bCs/>
          <w:i/>
          <w:iCs/>
          <w:sz w:val="26"/>
          <w:lang w:val="en-US" w:eastAsia="zh-CN"/>
        </w:rPr>
        <w:t xml:space="preserve"> (2001)</w:t>
      </w:r>
      <w:r>
        <w:rPr>
          <w:rFonts w:eastAsia="AdvP7B72"/>
          <w:b w:val="0"/>
          <w:bCs/>
          <w:i/>
          <w:iCs/>
          <w:sz w:val="26"/>
          <w:vertAlign w:val="superscript"/>
          <w:lang w:val="en-US" w:eastAsia="zh-CN"/>
        </w:rPr>
        <w:t>23</w:t>
      </w:r>
      <w:del w:id="75" w:author="May-02" w:date="2026-08-21T12:21:00Z">
        <w:r w:rsidRPr="0083427B" w:rsidDel="000C49BD">
          <w:rPr>
            <w:rFonts w:eastAsia="Times New Roman"/>
            <w:b w:val="0"/>
            <w:i/>
            <w:iCs/>
            <w:color w:val="000000"/>
            <w:kern w:val="36"/>
          </w:rPr>
          <w:delText>Multimodal Imaging in Idiopathic Neuroretinitis with Localized Choroidal Insufficiency: A Case Report</w:delText>
        </w:r>
      </w:del>
      <w:bookmarkEnd w:id="72"/>
    </w:p>
    <w:p w14:paraId="56910855" w14:textId="77777777" w:rsidR="00EB2529" w:rsidRDefault="00EB2529" w:rsidP="00EB2529">
      <w:pPr>
        <w:rPr>
          <w:lang w:val="vi-VN" w:eastAsia="zh-CN"/>
        </w:rPr>
      </w:pPr>
    </w:p>
    <w:p w14:paraId="43D53B20" w14:textId="60218A5F" w:rsidR="00B3193B" w:rsidRDefault="00B3193B">
      <w:pPr>
        <w:spacing w:after="160" w:line="259" w:lineRule="auto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br w:type="page"/>
      </w:r>
    </w:p>
    <w:p w14:paraId="01C6556D" w14:textId="77777777" w:rsidR="00EB2529" w:rsidRPr="00EB2529" w:rsidRDefault="00EB2529" w:rsidP="00EB2529">
      <w:pPr>
        <w:rPr>
          <w:sz w:val="26"/>
          <w:szCs w:val="26"/>
          <w:lang w:val="vi-VN" w:eastAsia="zh-CN"/>
        </w:rPr>
      </w:pPr>
    </w:p>
    <w:p w14:paraId="01EFBB1F" w14:textId="474A75E3" w:rsidR="00B3193B" w:rsidRDefault="00B3193B">
      <w:pPr>
        <w:spacing w:after="160" w:line="259" w:lineRule="auto"/>
        <w:rPr>
          <w:b/>
          <w:bCs/>
          <w:sz w:val="26"/>
          <w:szCs w:val="26"/>
          <w:lang w:val="vi-VN" w:eastAsia="zh-CN"/>
        </w:rPr>
      </w:pPr>
      <w:r w:rsidRPr="00B3193B">
        <w:rPr>
          <w:b/>
          <w:bCs/>
          <w:sz w:val="26"/>
          <w:szCs w:val="26"/>
          <w:lang w:val="vi-VN" w:eastAsia="zh-CN"/>
        </w:rPr>
        <w:t>Với Bảng biểu t</w:t>
      </w:r>
      <w:r>
        <w:rPr>
          <w:b/>
          <w:bCs/>
          <w:sz w:val="26"/>
          <w:szCs w:val="26"/>
          <w:lang w:val="vi-VN" w:eastAsia="zh-CN"/>
        </w:rPr>
        <w:t>r</w:t>
      </w:r>
      <w:r w:rsidRPr="00B3193B">
        <w:rPr>
          <w:b/>
          <w:bCs/>
          <w:sz w:val="26"/>
          <w:szCs w:val="26"/>
          <w:lang w:val="vi-VN" w:eastAsia="zh-CN"/>
        </w:rPr>
        <w:t>ích dẫn từ nơi khác, cách trình bày cũng tương tự</w:t>
      </w:r>
    </w:p>
    <w:p w14:paraId="130B96B7" w14:textId="24E07951" w:rsidR="00B3193B" w:rsidRDefault="00B3193B" w:rsidP="00B3193B">
      <w:pPr>
        <w:spacing w:after="160" w:line="259" w:lineRule="auto"/>
        <w:jc w:val="center"/>
        <w:rPr>
          <w:b/>
          <w:bCs/>
          <w:sz w:val="26"/>
          <w:szCs w:val="26"/>
          <w:lang w:val="vi-VN" w:eastAsia="zh-CN"/>
        </w:rPr>
      </w:pPr>
      <w:r>
        <w:rPr>
          <w:b/>
          <w:bCs/>
          <w:sz w:val="26"/>
          <w:szCs w:val="26"/>
          <w:lang w:val="vi-VN" w:eastAsia="zh-CN"/>
        </w:rPr>
        <w:t>Bảng 1.1. Phân độ sụp mi</w:t>
      </w:r>
    </w:p>
    <w:p w14:paraId="1873243F" w14:textId="138534FD" w:rsidR="00B3193B" w:rsidRPr="00B3193B" w:rsidRDefault="00B3193B" w:rsidP="00B3193B">
      <w:pPr>
        <w:spacing w:after="160" w:line="259" w:lineRule="auto"/>
        <w:jc w:val="center"/>
        <w:rPr>
          <w:i/>
          <w:iCs/>
          <w:sz w:val="26"/>
          <w:szCs w:val="26"/>
          <w:vertAlign w:val="superscript"/>
          <w:lang w:val="vi-VN" w:eastAsia="zh-CN"/>
        </w:rPr>
      </w:pPr>
      <w:r w:rsidRPr="00B3193B">
        <w:rPr>
          <w:i/>
          <w:iCs/>
          <w:sz w:val="26"/>
          <w:szCs w:val="26"/>
          <w:lang w:val="vi-VN" w:eastAsia="zh-CN"/>
        </w:rPr>
        <w:t>Nguồn: Beard và cộng sự (1996)</w:t>
      </w:r>
      <w:r w:rsidRPr="00B3193B">
        <w:rPr>
          <w:i/>
          <w:iCs/>
          <w:sz w:val="26"/>
          <w:szCs w:val="26"/>
          <w:vertAlign w:val="superscript"/>
          <w:lang w:val="vi-VN" w:eastAsia="zh-CN"/>
        </w:rPr>
        <w:t>12</w:t>
      </w:r>
    </w:p>
    <w:p w14:paraId="2E3A55E1" w14:textId="01D8C16D" w:rsidR="00B3193B" w:rsidRPr="00B3193B" w:rsidRDefault="00B3193B" w:rsidP="00B3193B">
      <w:pPr>
        <w:spacing w:after="160" w:line="259" w:lineRule="auto"/>
        <w:jc w:val="center"/>
        <w:rPr>
          <w:b/>
          <w:bCs/>
          <w:sz w:val="26"/>
          <w:szCs w:val="26"/>
          <w:lang w:val="vi-VN" w:eastAsia="zh-CN"/>
        </w:rPr>
      </w:pPr>
      <w:r w:rsidRPr="00B3193B">
        <w:rPr>
          <w:b/>
          <w:bCs/>
          <w:noProof/>
          <w:sz w:val="26"/>
          <w:szCs w:val="26"/>
        </w:rPr>
        <w:drawing>
          <wp:inline distT="0" distB="0" distL="0" distR="0" wp14:anchorId="73812AB7" wp14:editId="3D50B08F">
            <wp:extent cx="3153215" cy="1305107"/>
            <wp:effectExtent l="0" t="0" r="9525" b="9525"/>
            <wp:docPr id="94466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42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0FDA" w14:textId="30C7F431" w:rsidR="009C3D93" w:rsidRDefault="009C3D93">
      <w:pPr>
        <w:spacing w:after="160" w:line="259" w:lineRule="auto"/>
        <w:rPr>
          <w:sz w:val="26"/>
          <w:szCs w:val="26"/>
          <w:lang w:val="vi-VN" w:eastAsia="zh-CN"/>
        </w:rPr>
      </w:pPr>
      <w:r>
        <w:rPr>
          <w:sz w:val="26"/>
          <w:szCs w:val="26"/>
          <w:lang w:val="vi-VN" w:eastAsia="zh-CN"/>
        </w:rPr>
        <w:br w:type="page"/>
      </w:r>
    </w:p>
    <w:p w14:paraId="442DBD53" w14:textId="1E9CE9F8" w:rsidR="00EB2529" w:rsidRPr="00EB2529" w:rsidRDefault="00EB2529" w:rsidP="00EB2529">
      <w:pPr>
        <w:rPr>
          <w:sz w:val="26"/>
          <w:szCs w:val="26"/>
          <w:lang w:val="vi-VN" w:eastAsia="zh-CN"/>
        </w:rPr>
      </w:pPr>
      <w:r w:rsidRPr="00EB2529">
        <w:rPr>
          <w:sz w:val="26"/>
          <w:szCs w:val="26"/>
          <w:lang w:val="vi-VN" w:eastAsia="zh-CN"/>
        </w:rPr>
        <w:lastRenderedPageBreak/>
        <w:t xml:space="preserve">Hoặc </w:t>
      </w:r>
      <w:r w:rsidR="009C3D93">
        <w:rPr>
          <w:sz w:val="26"/>
          <w:szCs w:val="26"/>
          <w:lang w:val="vi-VN" w:eastAsia="zh-CN"/>
        </w:rPr>
        <w:t xml:space="preserve">hình </w:t>
      </w:r>
      <w:r w:rsidRPr="00EB2529">
        <w:rPr>
          <w:sz w:val="26"/>
          <w:szCs w:val="26"/>
          <w:lang w:val="vi-VN" w:eastAsia="zh-CN"/>
        </w:rPr>
        <w:t>ảnh lấy từ internet</w:t>
      </w:r>
    </w:p>
    <w:p w14:paraId="5E604C94" w14:textId="77777777" w:rsidR="00EB2529" w:rsidRDefault="00EB2529" w:rsidP="00EB2529">
      <w:pPr>
        <w:rPr>
          <w:lang w:val="vi-VN" w:eastAsia="zh-CN"/>
        </w:rPr>
      </w:pPr>
    </w:p>
    <w:p w14:paraId="2375541E" w14:textId="5C17A6B3" w:rsidR="00EB2529" w:rsidRPr="00EB2529" w:rsidRDefault="00EB2529" w:rsidP="00EB2529">
      <w:pPr>
        <w:jc w:val="center"/>
        <w:rPr>
          <w:lang w:val="vi-VN" w:eastAsia="zh-CN"/>
        </w:rPr>
      </w:pPr>
      <w:bookmarkStart w:id="76" w:name="_Toc238222215"/>
      <w:ins w:id="77" w:author="May-02" w:date="2026-08-21T12:19:00Z">
        <w:r w:rsidRPr="0083427B">
          <w:rPr>
            <w:b/>
            <w:bCs/>
            <w:i/>
            <w:noProof/>
            <w:sz w:val="26"/>
            <w:szCs w:val="26"/>
            <w:rPrChange w:id="78" w:author="Unknown">
              <w:rPr>
                <w:noProof/>
              </w:rPr>
            </w:rPrChange>
          </w:rPr>
          <w:drawing>
            <wp:inline distT="0" distB="0" distL="0" distR="0" wp14:anchorId="1262FD1E" wp14:editId="3A634807">
              <wp:extent cx="5575935" cy="1773330"/>
              <wp:effectExtent l="0" t="0" r="5715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 rotWithShape="1">
                      <a:blip r:embed="rId17"/>
                      <a:srcRect t="10360" r="5789" b="40352"/>
                      <a:stretch/>
                    </pic:blipFill>
                    <pic:spPr bwMode="auto">
                      <a:xfrm>
                        <a:off x="0" y="0"/>
                        <a:ext cx="5575935" cy="177333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  <w:bookmarkEnd w:id="76"/>
    </w:p>
    <w:p w14:paraId="1CDBE188" w14:textId="1AD8B86D" w:rsidR="008F21D8" w:rsidRPr="008F21D8" w:rsidRDefault="008F21D8" w:rsidP="008F21D8">
      <w:pPr>
        <w:pStyle w:val="ListParagraph"/>
        <w:spacing w:after="160" w:line="259" w:lineRule="auto"/>
        <w:rPr>
          <w:i/>
          <w:iCs/>
          <w:color w:val="000000" w:themeColor="text1"/>
          <w:sz w:val="26"/>
          <w:szCs w:val="26"/>
        </w:rPr>
      </w:pPr>
    </w:p>
    <w:p w14:paraId="5C8CB95B" w14:textId="6A32D827" w:rsidR="00EB2529" w:rsidRPr="009C3D93" w:rsidRDefault="00EB2529">
      <w:pPr>
        <w:pStyle w:val="NormalWeb"/>
        <w:spacing w:beforeAutospacing="0" w:afterAutospacing="0" w:line="360" w:lineRule="auto"/>
        <w:ind w:right="-143" w:hanging="284"/>
        <w:jc w:val="both"/>
        <w:outlineLvl w:val="2"/>
        <w:rPr>
          <w:ins w:id="79" w:author="May-02" w:date="2026-08-21T11:51:00Z"/>
          <w:b/>
          <w:bCs/>
          <w:iCs/>
          <w:sz w:val="26"/>
          <w:szCs w:val="26"/>
          <w:lang w:val="vi-VN"/>
        </w:rPr>
        <w:pPrChange w:id="80" w:author="May-02" w:date="2026-08-21T12:20:00Z">
          <w:pPr>
            <w:pStyle w:val="NormalWeb"/>
            <w:spacing w:line="305" w:lineRule="auto"/>
            <w:jc w:val="both"/>
            <w:outlineLvl w:val="2"/>
          </w:pPr>
        </w:pPrChange>
      </w:pPr>
      <w:bookmarkStart w:id="81" w:name="_Toc238222216"/>
      <w:bookmarkStart w:id="82" w:name="_Toc205222441"/>
      <w:bookmarkStart w:id="83" w:name="_Toc220655235"/>
      <w:bookmarkStart w:id="84" w:name="_Toc238279166"/>
      <w:ins w:id="85" w:author="May-02" w:date="2026-08-21T11:51:00Z">
        <w:r w:rsidRPr="009C3D93">
          <w:rPr>
            <w:b/>
            <w:bCs/>
            <w:iCs/>
            <w:sz w:val="26"/>
            <w:szCs w:val="26"/>
            <w:lang w:val="vi-VN"/>
          </w:rPr>
          <w:t>Hình 1.2. Các thì chụp mạch huỳnh quang trong bệnh viêm võng mạc thị thần kinh</w:t>
        </w:r>
        <w:bookmarkEnd w:id="81"/>
      </w:ins>
    </w:p>
    <w:p w14:paraId="1DAFBC21" w14:textId="167F428F" w:rsidR="00EB2529" w:rsidRPr="0083427B" w:rsidRDefault="00EB2529" w:rsidP="00EB2529">
      <w:pPr>
        <w:pStyle w:val="Heading1"/>
        <w:rPr>
          <w:ins w:id="86" w:author="May-02" w:date="2026-08-21T11:51:00Z"/>
          <w:b w:val="0"/>
          <w:i/>
          <w:lang w:val="en-US"/>
          <w:rPrChange w:id="87" w:author="May-02" w:date="2026-08-21T11:52:00Z">
            <w:rPr>
              <w:ins w:id="88" w:author="May-02" w:date="2026-08-21T11:51:00Z"/>
              <w:i/>
              <w:lang w:val="en-US"/>
            </w:rPr>
          </w:rPrChange>
        </w:rPr>
      </w:pPr>
      <w:bookmarkStart w:id="89" w:name="_Toc238206895"/>
      <w:bookmarkStart w:id="90" w:name="_Toc238222217"/>
      <w:ins w:id="91" w:author="May-02" w:date="2026-08-21T11:51:00Z">
        <w:r w:rsidRPr="0083427B">
          <w:rPr>
            <w:b w:val="0"/>
            <w:bCs/>
            <w:i/>
            <w:sz w:val="26"/>
            <w:lang w:eastAsia="en-US"/>
            <w:rPrChange w:id="92" w:author="May-02" w:date="2026-08-21T11:52:00Z">
              <w:rPr>
                <w:rFonts w:eastAsia="SimSun"/>
                <w:b w:val="0"/>
                <w:bCs/>
                <w:i/>
                <w:sz w:val="24"/>
                <w:szCs w:val="24"/>
                <w:lang w:val="en-US" w:eastAsia="zh-CN"/>
              </w:rPr>
            </w:rPrChange>
          </w:rPr>
          <w:t>A. Thì sớm không cho thấy chậm đổ đầy động mạch hay thiếu tưới máu</w:t>
        </w:r>
      </w:ins>
      <w:r w:rsidR="009C3D93">
        <w:rPr>
          <w:b w:val="0"/>
          <w:bCs/>
          <w:i/>
          <w:sz w:val="26"/>
          <w:lang w:eastAsia="en-US"/>
        </w:rPr>
        <w:t>.</w:t>
      </w:r>
      <w:ins w:id="93" w:author="May-02" w:date="2026-08-21T11:51:00Z">
        <w:r w:rsidRPr="0083427B">
          <w:rPr>
            <w:b w:val="0"/>
            <w:bCs/>
            <w:i/>
            <w:sz w:val="26"/>
            <w:lang w:eastAsia="en-US"/>
            <w:rPrChange w:id="94" w:author="May-02" w:date="2026-08-21T11:52:00Z">
              <w:rPr>
                <w:rFonts w:eastAsia="SimSun"/>
                <w:b w:val="0"/>
                <w:bCs/>
                <w:i/>
                <w:sz w:val="24"/>
                <w:szCs w:val="24"/>
                <w:lang w:val="en-US" w:eastAsia="zh-CN"/>
              </w:rPr>
            </w:rPrChange>
          </w:rPr>
          <w:t xml:space="preserve"> B.  Thì giữa biểu hiện rò rỉ thuốc tại đĩa thị</w:t>
        </w:r>
      </w:ins>
      <w:r w:rsidR="009C3D93">
        <w:rPr>
          <w:b w:val="0"/>
          <w:bCs/>
          <w:i/>
          <w:sz w:val="26"/>
          <w:lang w:eastAsia="en-US"/>
        </w:rPr>
        <w:t>.</w:t>
      </w:r>
      <w:ins w:id="95" w:author="May-02" w:date="2026-08-21T11:51:00Z">
        <w:r w:rsidRPr="0083427B">
          <w:rPr>
            <w:b w:val="0"/>
            <w:bCs/>
            <w:i/>
            <w:sz w:val="26"/>
            <w:lang w:eastAsia="en-US"/>
            <w:rPrChange w:id="96" w:author="May-02" w:date="2026-08-21T11:52:00Z">
              <w:rPr>
                <w:rFonts w:eastAsia="SimSun"/>
                <w:b w:val="0"/>
                <w:bCs/>
                <w:i/>
                <w:sz w:val="24"/>
                <w:szCs w:val="24"/>
                <w:lang w:val="en-US" w:eastAsia="zh-CN"/>
              </w:rPr>
            </w:rPrChange>
          </w:rPr>
          <w:t xml:space="preserve"> C.  Thì cuối tăng huỳnh quang khu trú, lan dần ra võng mạc quanh gai theo thời gian quan sát</w:t>
        </w:r>
      </w:ins>
      <w:bookmarkEnd w:id="89"/>
      <w:bookmarkEnd w:id="90"/>
      <w:r w:rsidR="009C3D93">
        <w:rPr>
          <w:b w:val="0"/>
          <w:bCs/>
          <w:i/>
          <w:sz w:val="26"/>
          <w:lang w:eastAsia="en-US"/>
        </w:rPr>
        <w:t>.</w:t>
      </w:r>
    </w:p>
    <w:p w14:paraId="79D0F488" w14:textId="77777777" w:rsidR="00EB2529" w:rsidRPr="0041578C" w:rsidDel="00596438" w:rsidRDefault="00EB2529" w:rsidP="00EB2529">
      <w:pPr>
        <w:pStyle w:val="NormalWeb"/>
        <w:spacing w:beforeAutospacing="0" w:afterAutospacing="0" w:line="360" w:lineRule="auto"/>
        <w:ind w:right="-143" w:hanging="284"/>
        <w:jc w:val="center"/>
        <w:outlineLvl w:val="3"/>
        <w:rPr>
          <w:del w:id="97" w:author="May-02" w:date="2026-08-21T11:51:00Z"/>
          <w:i/>
          <w:sz w:val="26"/>
          <w:szCs w:val="26"/>
          <w:lang w:val="vi-VN"/>
        </w:rPr>
      </w:pPr>
      <w:del w:id="98" w:author="May-02" w:date="2026-08-21T11:51:00Z">
        <w:r w:rsidRPr="0041578C" w:rsidDel="00596438">
          <w:rPr>
            <w:i/>
            <w:sz w:val="26"/>
            <w:szCs w:val="26"/>
            <w:lang w:val="vi-VN"/>
          </w:rPr>
          <w:delText>Hình 1.2. Các thì chụp mạch huỳnh quang trong bệnh viêm võng mạc thị thần kinh</w:delText>
        </w:r>
      </w:del>
    </w:p>
    <w:p w14:paraId="60420E99" w14:textId="77777777" w:rsidR="00EB2529" w:rsidRPr="0041578C" w:rsidDel="00596438" w:rsidRDefault="00EB2529" w:rsidP="00EB2529">
      <w:pPr>
        <w:pStyle w:val="NormalWeb"/>
        <w:spacing w:beforeAutospacing="0" w:afterAutospacing="0" w:line="360" w:lineRule="auto"/>
        <w:ind w:left="-284" w:right="-284"/>
        <w:jc w:val="center"/>
        <w:rPr>
          <w:del w:id="99" w:author="May-02" w:date="2026-08-21T11:51:00Z"/>
          <w:i/>
          <w:color w:val="222222"/>
          <w:sz w:val="26"/>
          <w:szCs w:val="26"/>
          <w:shd w:val="clear" w:color="auto" w:fill="FFFFFF"/>
          <w:lang w:val="vi-VN"/>
        </w:rPr>
      </w:pPr>
      <w:del w:id="100" w:author="May-02" w:date="2026-08-21T11:51:00Z">
        <w:r w:rsidRPr="0041578C" w:rsidDel="00596438">
          <w:rPr>
            <w:i/>
            <w:sz w:val="26"/>
            <w:szCs w:val="26"/>
            <w:shd w:val="clear" w:color="auto" w:fill="FFFFFF"/>
          </w:rPr>
          <w:delText>D. Thì sớm không cho thấy chậm đổ đầy động mạch hay thiếu tưới máu, E</w:delText>
        </w:r>
        <w:r w:rsidRPr="0041578C" w:rsidDel="00596438">
          <w:rPr>
            <w:rFonts w:eastAsia="SimSun"/>
            <w:i/>
            <w:color w:val="222222"/>
            <w:sz w:val="26"/>
            <w:szCs w:val="26"/>
            <w:shd w:val="clear" w:color="auto" w:fill="FFFFFF"/>
            <w:lang w:eastAsia="zh-CN"/>
            <w:rPrChange w:id="101" w:author="May-02" w:date="2026-08-20T20:24:00Z">
              <w:rPr>
                <w:rFonts w:ascii="Arial" w:eastAsia="SimSun" w:hAnsi="Arial" w:cs="Arial"/>
                <w:color w:val="222222"/>
                <w:sz w:val="20"/>
                <w:szCs w:val="20"/>
                <w:shd w:val="clear" w:color="auto" w:fill="FFFFFF"/>
                <w:lang w:eastAsia="zh-CN"/>
              </w:rPr>
            </w:rPrChange>
          </w:rPr>
          <w:delText xml:space="preserve"> </w:delText>
        </w:r>
        <w:r w:rsidRPr="0041578C" w:rsidDel="00596438">
          <w:rPr>
            <w:i/>
            <w:color w:val="222222"/>
            <w:sz w:val="26"/>
            <w:szCs w:val="26"/>
            <w:shd w:val="clear" w:color="auto" w:fill="FFFFFF"/>
          </w:rPr>
          <w:delText>giai đoạn giữa cho thấy rò rỉ ở đĩa thị giác mà không có sự nhuộm màu muộn của thành tĩnh mạch.</w:delText>
        </w:r>
      </w:del>
    </w:p>
    <w:p w14:paraId="16C81D2F" w14:textId="79A74BD1" w:rsidR="00EB2529" w:rsidRPr="0041578C" w:rsidRDefault="00EB2529" w:rsidP="00EB2529">
      <w:pPr>
        <w:spacing w:after="160" w:line="259" w:lineRule="auto"/>
        <w:jc w:val="center"/>
        <w:rPr>
          <w:rFonts w:eastAsia="AdvP7B72"/>
          <w:i/>
          <w:sz w:val="26"/>
          <w:szCs w:val="26"/>
          <w:lang w:val="vi-VN" w:eastAsia="zh-CN"/>
        </w:rPr>
      </w:pPr>
      <w:proofErr w:type="spellStart"/>
      <w:r w:rsidRPr="0041578C">
        <w:rPr>
          <w:i/>
          <w:color w:val="222222"/>
          <w:shd w:val="clear" w:color="auto" w:fill="FFFFFF"/>
        </w:rPr>
        <w:t>Nguồn</w:t>
      </w:r>
      <w:proofErr w:type="spellEnd"/>
      <w:r w:rsidRPr="0041578C">
        <w:rPr>
          <w:i/>
          <w:color w:val="222222"/>
          <w:shd w:val="clear" w:color="auto" w:fill="FFFFFF"/>
        </w:rPr>
        <w:t>:</w:t>
      </w:r>
      <w:r w:rsidRPr="0041578C">
        <w:rPr>
          <w:rFonts w:eastAsia="AdvP7B72"/>
          <w:i/>
          <w:sz w:val="26"/>
          <w:szCs w:val="26"/>
          <w:lang w:val="vi-VN" w:eastAsia="zh-CN"/>
        </w:rPr>
        <w:t xml:space="preserve"> www.neuropathy.angiography</w:t>
      </w:r>
      <w:r w:rsidR="0041578C" w:rsidRPr="0041578C">
        <w:rPr>
          <w:rFonts w:eastAsia="AdvP7B72"/>
          <w:i/>
          <w:sz w:val="26"/>
          <w:szCs w:val="26"/>
          <w:lang w:val="vi-VN" w:eastAsia="zh-CN"/>
        </w:rPr>
        <w:t>.optic...</w:t>
      </w:r>
    </w:p>
    <w:p w14:paraId="7A5030E4" w14:textId="77777777" w:rsidR="00EB2529" w:rsidRDefault="00EB2529">
      <w:pPr>
        <w:spacing w:after="160" w:line="259" w:lineRule="auto"/>
        <w:rPr>
          <w:rFonts w:eastAsia="AdvP7B72"/>
          <w:b/>
          <w:bCs/>
          <w:i/>
          <w:iCs/>
          <w:sz w:val="26"/>
          <w:szCs w:val="26"/>
          <w:lang w:val="vi-VN" w:eastAsia="zh-CN"/>
        </w:rPr>
      </w:pPr>
      <w:r>
        <w:rPr>
          <w:rFonts w:eastAsia="AdvP7B72"/>
          <w:b/>
          <w:bCs/>
          <w:i/>
          <w:iCs/>
          <w:sz w:val="26"/>
          <w:szCs w:val="26"/>
          <w:lang w:val="vi-VN" w:eastAsia="zh-CN"/>
        </w:rPr>
        <w:br w:type="page"/>
      </w:r>
    </w:p>
    <w:p w14:paraId="78B9BAED" w14:textId="1378A7C0" w:rsidR="00C81489" w:rsidRPr="00CF3573" w:rsidRDefault="00C81489" w:rsidP="00547982">
      <w:pPr>
        <w:pStyle w:val="1a"/>
        <w:rPr>
          <w:color w:val="000000" w:themeColor="text1"/>
        </w:rPr>
      </w:pPr>
      <w:r w:rsidRPr="00CF3573">
        <w:rPr>
          <w:color w:val="000000" w:themeColor="text1"/>
        </w:rPr>
        <w:lastRenderedPageBreak/>
        <w:t>CHƯƠNG 2</w:t>
      </w:r>
      <w:bookmarkEnd w:id="82"/>
      <w:bookmarkEnd w:id="83"/>
      <w:bookmarkEnd w:id="84"/>
    </w:p>
    <w:p w14:paraId="0B5A7401" w14:textId="484ACD7B" w:rsidR="00D54F74" w:rsidRPr="00CF3573" w:rsidRDefault="00D54F74" w:rsidP="00547982">
      <w:pPr>
        <w:pStyle w:val="1a"/>
        <w:rPr>
          <w:color w:val="000000" w:themeColor="text1"/>
        </w:rPr>
      </w:pPr>
      <w:bookmarkStart w:id="102" w:name="_Toc204527620"/>
      <w:bookmarkStart w:id="103" w:name="_Toc205217906"/>
      <w:bookmarkStart w:id="104" w:name="_Toc205222442"/>
      <w:bookmarkStart w:id="105" w:name="_Toc220655236"/>
      <w:bookmarkStart w:id="106" w:name="_Toc238279167"/>
      <w:r w:rsidRPr="00CF3573">
        <w:rPr>
          <w:color w:val="000000" w:themeColor="text1"/>
        </w:rPr>
        <w:t>ĐỐI TƯỢNG VÀ PHƯƠNG PHÁP NGHIÊN CỨU</w:t>
      </w:r>
      <w:bookmarkEnd w:id="38"/>
      <w:bookmarkEnd w:id="39"/>
      <w:bookmarkEnd w:id="40"/>
      <w:bookmarkEnd w:id="102"/>
      <w:bookmarkEnd w:id="103"/>
      <w:bookmarkEnd w:id="104"/>
      <w:bookmarkEnd w:id="105"/>
      <w:bookmarkEnd w:id="106"/>
    </w:p>
    <w:p w14:paraId="12EE7FD6" w14:textId="77777777" w:rsidR="003608B7" w:rsidRPr="00CF3573" w:rsidRDefault="003608B7" w:rsidP="00C971D9">
      <w:pPr>
        <w:pStyle w:val="2a"/>
        <w:spacing w:line="360" w:lineRule="auto"/>
        <w:ind w:firstLine="567"/>
      </w:pPr>
      <w:bookmarkStart w:id="107" w:name="_Toc44537160"/>
      <w:bookmarkStart w:id="108" w:name="_Toc46329655"/>
      <w:bookmarkStart w:id="109" w:name="_Toc46330150"/>
      <w:bookmarkStart w:id="110" w:name="_Toc135990091"/>
      <w:bookmarkStart w:id="111" w:name="_Toc165418284"/>
      <w:bookmarkStart w:id="112" w:name="_Toc174543602"/>
      <w:bookmarkStart w:id="113" w:name="_Toc204525659"/>
      <w:bookmarkStart w:id="114" w:name="_Toc204525931"/>
      <w:bookmarkStart w:id="115" w:name="_Toc205222443"/>
    </w:p>
    <w:p w14:paraId="282103C3" w14:textId="7354D906" w:rsidR="00D54F74" w:rsidRPr="00CF3573" w:rsidRDefault="006E2901" w:rsidP="00547982">
      <w:pPr>
        <w:pStyle w:val="2a"/>
        <w:rPr>
          <w:i/>
        </w:rPr>
      </w:pPr>
      <w:bookmarkStart w:id="116" w:name="_Toc220655237"/>
      <w:bookmarkStart w:id="117" w:name="_Toc238279168"/>
      <w:r w:rsidRPr="00CF3573">
        <w:t xml:space="preserve">2.1. </w:t>
      </w:r>
      <w:r w:rsidR="00D54F74" w:rsidRPr="00CF3573">
        <w:t>Đối tượng nghiên cứu</w:t>
      </w:r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</w:p>
    <w:p w14:paraId="159A0890" w14:textId="5F634103" w:rsidR="00D54F74" w:rsidRDefault="006E2901" w:rsidP="00547982">
      <w:pPr>
        <w:pStyle w:val="3a"/>
        <w:spacing w:line="336" w:lineRule="auto"/>
        <w:rPr>
          <w:lang w:val="en-US"/>
        </w:rPr>
      </w:pPr>
      <w:bookmarkStart w:id="118" w:name="_Toc204525660"/>
      <w:bookmarkStart w:id="119" w:name="_Toc204525932"/>
      <w:bookmarkStart w:id="120" w:name="_Toc205222444"/>
      <w:bookmarkStart w:id="121" w:name="_Toc220655238"/>
      <w:bookmarkStart w:id="122" w:name="_Toc238279169"/>
      <w:r w:rsidRPr="00CF3573">
        <w:t xml:space="preserve">2.1.1. </w:t>
      </w:r>
      <w:r w:rsidR="00EB6FC2" w:rsidRPr="00CF3573">
        <w:t>Đối tượng</w:t>
      </w:r>
      <w:r w:rsidRPr="00CF3573">
        <w:t>, địa điểm, thời gian</w:t>
      </w:r>
      <w:r w:rsidR="00EB6FC2" w:rsidRPr="00CF3573">
        <w:t xml:space="preserve"> nghiên cứu</w:t>
      </w:r>
      <w:bookmarkEnd w:id="118"/>
      <w:bookmarkEnd w:id="119"/>
      <w:bookmarkEnd w:id="120"/>
      <w:bookmarkEnd w:id="121"/>
      <w:bookmarkEnd w:id="122"/>
    </w:p>
    <w:p w14:paraId="569F76EF" w14:textId="322783BC" w:rsidR="00E106F2" w:rsidRPr="00E106F2" w:rsidRDefault="00E106F2" w:rsidP="00547982">
      <w:pPr>
        <w:pStyle w:val="3a"/>
        <w:spacing w:line="336" w:lineRule="auto"/>
        <w:rPr>
          <w:lang w:val="en-US"/>
        </w:rPr>
      </w:pPr>
      <w:r>
        <w:rPr>
          <w:lang w:val="en-US"/>
        </w:rPr>
        <w:t>………..</w:t>
      </w:r>
    </w:p>
    <w:p w14:paraId="01E12C7C" w14:textId="24468D03" w:rsidR="007549FB" w:rsidRDefault="006E2901" w:rsidP="00547982">
      <w:pPr>
        <w:pStyle w:val="3a"/>
        <w:spacing w:line="336" w:lineRule="auto"/>
        <w:rPr>
          <w:lang w:val="en-US"/>
        </w:rPr>
      </w:pPr>
      <w:bookmarkStart w:id="123" w:name="_Toc204525661"/>
      <w:bookmarkStart w:id="124" w:name="_Toc204525933"/>
      <w:bookmarkStart w:id="125" w:name="_Toc205222445"/>
      <w:bookmarkStart w:id="126" w:name="_Toc220655239"/>
      <w:bookmarkStart w:id="127" w:name="_Toc238279170"/>
      <w:r w:rsidRPr="00CF3573">
        <w:t xml:space="preserve">2.1.2. </w:t>
      </w:r>
      <w:r w:rsidR="00183F97" w:rsidRPr="00CF3573">
        <w:t>Tiêu chuẩn lựa chọn</w:t>
      </w:r>
      <w:bookmarkEnd w:id="123"/>
      <w:bookmarkEnd w:id="124"/>
      <w:bookmarkEnd w:id="125"/>
      <w:bookmarkEnd w:id="126"/>
      <w:bookmarkEnd w:id="127"/>
    </w:p>
    <w:p w14:paraId="56753D99" w14:textId="773ECA77" w:rsidR="00E106F2" w:rsidRPr="00E106F2" w:rsidRDefault="00E106F2" w:rsidP="00547982">
      <w:pPr>
        <w:pStyle w:val="3a"/>
        <w:spacing w:line="336" w:lineRule="auto"/>
        <w:rPr>
          <w:lang w:val="en-US"/>
        </w:rPr>
      </w:pPr>
      <w:r>
        <w:rPr>
          <w:lang w:val="en-US"/>
        </w:rPr>
        <w:t>………………….</w:t>
      </w:r>
    </w:p>
    <w:p w14:paraId="5E561028" w14:textId="590EDC70" w:rsidR="00E82DE1" w:rsidRPr="00CF3573" w:rsidRDefault="006E2901" w:rsidP="00547982">
      <w:pPr>
        <w:pStyle w:val="3a"/>
        <w:spacing w:line="348" w:lineRule="auto"/>
      </w:pPr>
      <w:bookmarkStart w:id="128" w:name="_Toc204525662"/>
      <w:bookmarkStart w:id="129" w:name="_Toc204525934"/>
      <w:bookmarkStart w:id="130" w:name="_Toc205222446"/>
      <w:bookmarkStart w:id="131" w:name="_Toc220655240"/>
      <w:bookmarkStart w:id="132" w:name="_Toc238279171"/>
      <w:bookmarkStart w:id="133" w:name="_Toc44537163"/>
      <w:r w:rsidRPr="00CF3573">
        <w:t xml:space="preserve">2.1.3. </w:t>
      </w:r>
      <w:r w:rsidR="00E82DE1" w:rsidRPr="00CF3573">
        <w:t>Tiêu chuẩn loại trừ</w:t>
      </w:r>
      <w:bookmarkEnd w:id="128"/>
      <w:bookmarkEnd w:id="129"/>
      <w:bookmarkEnd w:id="130"/>
      <w:bookmarkEnd w:id="131"/>
      <w:bookmarkEnd w:id="132"/>
    </w:p>
    <w:p w14:paraId="5373EEF8" w14:textId="77777777" w:rsidR="00E106F2" w:rsidRDefault="00E106F2" w:rsidP="00547982">
      <w:pPr>
        <w:pStyle w:val="2a"/>
        <w:rPr>
          <w:lang w:val="en-US"/>
        </w:rPr>
      </w:pPr>
      <w:bookmarkStart w:id="134" w:name="_Toc44537164"/>
      <w:bookmarkStart w:id="135" w:name="_Toc46329658"/>
      <w:bookmarkStart w:id="136" w:name="_Toc46330153"/>
      <w:bookmarkStart w:id="137" w:name="_Toc135990095"/>
      <w:bookmarkStart w:id="138" w:name="_Toc165418288"/>
      <w:bookmarkStart w:id="139" w:name="_Toc174543606"/>
      <w:bookmarkStart w:id="140" w:name="_Toc204525663"/>
      <w:bookmarkStart w:id="141" w:name="_Toc204525935"/>
      <w:bookmarkStart w:id="142" w:name="_Toc205222447"/>
      <w:bookmarkStart w:id="143" w:name="_Toc220655241"/>
      <w:bookmarkStart w:id="144" w:name="_Toc238279172"/>
      <w:bookmarkEnd w:id="133"/>
      <w:r>
        <w:rPr>
          <w:lang w:val="en-US"/>
        </w:rPr>
        <w:t>…………….</w:t>
      </w:r>
    </w:p>
    <w:p w14:paraId="33AA0EDB" w14:textId="0E6F0087" w:rsidR="00D54F74" w:rsidRPr="00CF3573" w:rsidRDefault="006E2901" w:rsidP="00547982">
      <w:pPr>
        <w:pStyle w:val="2a"/>
        <w:rPr>
          <w:i/>
        </w:rPr>
      </w:pPr>
      <w:r w:rsidRPr="00CF3573">
        <w:t xml:space="preserve">2.2. </w:t>
      </w:r>
      <w:r w:rsidR="00D54F74" w:rsidRPr="00CF3573">
        <w:t>Phương pháp nghiên cứu</w:t>
      </w:r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</w:p>
    <w:p w14:paraId="5231A0D5" w14:textId="5A37F0E7" w:rsidR="00CF3573" w:rsidRPr="004644B7" w:rsidRDefault="006E2901" w:rsidP="00547982">
      <w:pPr>
        <w:pStyle w:val="3a"/>
        <w:rPr>
          <w:spacing w:val="4"/>
        </w:rPr>
      </w:pPr>
      <w:bookmarkStart w:id="145" w:name="_Toc238279173"/>
      <w:bookmarkStart w:id="146" w:name="_Toc204525664"/>
      <w:bookmarkStart w:id="147" w:name="_Toc204525936"/>
      <w:bookmarkStart w:id="148" w:name="_Toc205222448"/>
      <w:bookmarkStart w:id="149" w:name="_Toc220655242"/>
      <w:r w:rsidRPr="00CF3573">
        <w:rPr>
          <w:spacing w:val="4"/>
        </w:rPr>
        <w:t>2.2.1</w:t>
      </w:r>
      <w:r w:rsidR="00AA0442" w:rsidRPr="00CF3573">
        <w:rPr>
          <w:spacing w:val="4"/>
        </w:rPr>
        <w:t>.</w:t>
      </w:r>
      <w:r w:rsidRPr="00CF3573">
        <w:rPr>
          <w:spacing w:val="4"/>
        </w:rPr>
        <w:t xml:space="preserve"> </w:t>
      </w:r>
      <w:r w:rsidR="005B629D" w:rsidRPr="00CF3573">
        <w:rPr>
          <w:spacing w:val="4"/>
        </w:rPr>
        <w:t>Thiết kế nghiên cứu</w:t>
      </w:r>
      <w:bookmarkEnd w:id="145"/>
    </w:p>
    <w:p w14:paraId="4FBF856F" w14:textId="5B2E9FBF" w:rsidR="00D54F74" w:rsidRPr="008D0D79" w:rsidRDefault="008D0D79" w:rsidP="00CF3573">
      <w:pPr>
        <w:pStyle w:val="3a"/>
        <w:ind w:firstLine="567"/>
        <w:rPr>
          <w:spacing w:val="4"/>
        </w:rPr>
      </w:pPr>
      <w:bookmarkStart w:id="150" w:name="_Hlk174540722"/>
      <w:bookmarkEnd w:id="146"/>
      <w:bookmarkEnd w:id="147"/>
      <w:bookmarkEnd w:id="148"/>
      <w:bookmarkEnd w:id="149"/>
      <w:r>
        <w:rPr>
          <w:b w:val="0"/>
          <w:i w:val="0"/>
          <w:spacing w:val="4"/>
        </w:rPr>
        <w:t>Nghiên cứu báo cáo loạt trường hợp 10 bệnh nhân, có theo dõi, đánh giá kết quả trước và sau điều trị</w:t>
      </w:r>
      <w:r w:rsidR="002B1EA2">
        <w:rPr>
          <w:b w:val="0"/>
          <w:i w:val="0"/>
          <w:spacing w:val="4"/>
        </w:rPr>
        <w:t>.</w:t>
      </w:r>
    </w:p>
    <w:p w14:paraId="2C6E8E5C" w14:textId="158B7244" w:rsidR="00B2111C" w:rsidRPr="00CF3573" w:rsidRDefault="00B2111C" w:rsidP="00547982">
      <w:pPr>
        <w:pStyle w:val="3a"/>
      </w:pPr>
      <w:bookmarkStart w:id="151" w:name="_Toc205222451"/>
      <w:bookmarkStart w:id="152" w:name="_Toc220655245"/>
      <w:bookmarkStart w:id="153" w:name="_Toc238279177"/>
      <w:bookmarkStart w:id="154" w:name="_Toc135990100"/>
      <w:r w:rsidRPr="00CF3573">
        <w:t>2.2.</w:t>
      </w:r>
      <w:r w:rsidR="002B1EA2">
        <w:t>2</w:t>
      </w:r>
      <w:r w:rsidRPr="00CF3573">
        <w:t>. Phương tiện nghiên cứu</w:t>
      </w:r>
      <w:bookmarkEnd w:id="151"/>
      <w:bookmarkEnd w:id="152"/>
      <w:bookmarkEnd w:id="153"/>
    </w:p>
    <w:p w14:paraId="1A7D2D49" w14:textId="45B7974D" w:rsidR="00F35686" w:rsidRPr="004644B7" w:rsidRDefault="00F35686" w:rsidP="00547982">
      <w:pPr>
        <w:pStyle w:val="4a"/>
        <w:rPr>
          <w:lang w:val="vi-VN"/>
        </w:rPr>
      </w:pPr>
      <w:r w:rsidRPr="004644B7">
        <w:rPr>
          <w:lang w:val="vi-VN"/>
        </w:rPr>
        <w:t>2.2.</w:t>
      </w:r>
      <w:r w:rsidR="002B1EA2">
        <w:rPr>
          <w:lang w:val="vi-VN"/>
        </w:rPr>
        <w:t>2</w:t>
      </w:r>
      <w:r w:rsidRPr="004644B7">
        <w:rPr>
          <w:lang w:val="vi-VN"/>
        </w:rPr>
        <w:t xml:space="preserve">.1. Phương tiện thu thập </w:t>
      </w:r>
      <w:r w:rsidR="00082FED" w:rsidRPr="004644B7">
        <w:rPr>
          <w:lang w:val="vi-VN"/>
        </w:rPr>
        <w:t xml:space="preserve">và lưu trữ </w:t>
      </w:r>
      <w:r w:rsidRPr="004644B7">
        <w:rPr>
          <w:lang w:val="vi-VN"/>
        </w:rPr>
        <w:t>số liệu</w:t>
      </w:r>
    </w:p>
    <w:p w14:paraId="41063715" w14:textId="3E56BBBF" w:rsidR="00F35686" w:rsidRPr="004644B7" w:rsidRDefault="00E106F2" w:rsidP="00E106F2">
      <w:pPr>
        <w:pStyle w:val="ListParagraph"/>
        <w:tabs>
          <w:tab w:val="left" w:pos="851"/>
        </w:tabs>
        <w:spacing w:line="360" w:lineRule="auto"/>
        <w:ind w:left="567"/>
        <w:contextualSpacing w:val="0"/>
        <w:jc w:val="both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</w:rPr>
        <w:t>……………………………………………..</w:t>
      </w:r>
    </w:p>
    <w:p w14:paraId="5758F9EE" w14:textId="051AC38E" w:rsidR="00167C18" w:rsidRDefault="00D7348D" w:rsidP="00547982">
      <w:pPr>
        <w:pStyle w:val="4a"/>
      </w:pPr>
      <w:r w:rsidRPr="004644B7">
        <w:rPr>
          <w:lang w:val="vi-VN"/>
        </w:rPr>
        <w:t>2.2.</w:t>
      </w:r>
      <w:r w:rsidR="002B1EA2">
        <w:rPr>
          <w:lang w:val="vi-VN"/>
        </w:rPr>
        <w:t>2</w:t>
      </w:r>
      <w:r w:rsidRPr="004644B7">
        <w:rPr>
          <w:lang w:val="vi-VN"/>
        </w:rPr>
        <w:t>.</w:t>
      </w:r>
      <w:r w:rsidR="00F35686" w:rsidRPr="00CF3573">
        <w:rPr>
          <w:lang w:val="vi-VN"/>
        </w:rPr>
        <w:t>2</w:t>
      </w:r>
      <w:r w:rsidRPr="004644B7">
        <w:rPr>
          <w:lang w:val="vi-VN"/>
        </w:rPr>
        <w:t>. Phương tiện khám lâm sàng và cận lâm sàng</w:t>
      </w:r>
      <w:r w:rsidR="009B54E3" w:rsidRPr="004644B7">
        <w:rPr>
          <w:lang w:val="vi-VN"/>
        </w:rPr>
        <w:t xml:space="preserve"> </w:t>
      </w:r>
    </w:p>
    <w:p w14:paraId="217ABCC7" w14:textId="58E90E68" w:rsidR="00E106F2" w:rsidRPr="00E106F2" w:rsidRDefault="00E106F2" w:rsidP="00547982">
      <w:pPr>
        <w:pStyle w:val="4a"/>
      </w:pPr>
      <w:r>
        <w:t>……………………………………….</w:t>
      </w:r>
    </w:p>
    <w:p w14:paraId="667F215A" w14:textId="40BDB757" w:rsidR="00D97DAF" w:rsidRPr="00CF3573" w:rsidRDefault="00D7348D" w:rsidP="00547982">
      <w:pPr>
        <w:pStyle w:val="4a"/>
        <w:rPr>
          <w:lang w:val="vi-VN"/>
        </w:rPr>
      </w:pPr>
      <w:r w:rsidRPr="00CF3573">
        <w:t>2.</w:t>
      </w:r>
      <w:r w:rsidR="00E85F12" w:rsidRPr="00CF3573">
        <w:t>2.</w:t>
      </w:r>
      <w:r w:rsidR="002B1EA2">
        <w:rPr>
          <w:lang w:val="vi-VN"/>
        </w:rPr>
        <w:t>2</w:t>
      </w:r>
      <w:r w:rsidR="00E85F12" w:rsidRPr="00CF3573">
        <w:t>.</w:t>
      </w:r>
      <w:r w:rsidR="00F35686" w:rsidRPr="00CF3573">
        <w:rPr>
          <w:lang w:val="vi-VN"/>
        </w:rPr>
        <w:t>3</w:t>
      </w:r>
      <w:r w:rsidRPr="00CF3573">
        <w:t xml:space="preserve">. </w:t>
      </w:r>
      <w:proofErr w:type="spellStart"/>
      <w:r w:rsidRPr="00CF3573">
        <w:t>Phương</w:t>
      </w:r>
      <w:proofErr w:type="spellEnd"/>
      <w:r w:rsidRPr="00CF3573">
        <w:t xml:space="preserve"> </w:t>
      </w:r>
      <w:proofErr w:type="spellStart"/>
      <w:r w:rsidRPr="00CF3573">
        <w:t>tiện</w:t>
      </w:r>
      <w:proofErr w:type="spellEnd"/>
      <w:r w:rsidRPr="00CF3573">
        <w:t xml:space="preserve"> </w:t>
      </w:r>
      <w:proofErr w:type="spellStart"/>
      <w:r w:rsidR="00E85F12" w:rsidRPr="00CF3573">
        <w:t>dùng</w:t>
      </w:r>
      <w:proofErr w:type="spellEnd"/>
      <w:r w:rsidR="00E85F12" w:rsidRPr="00CF3573">
        <w:t xml:space="preserve"> </w:t>
      </w:r>
      <w:proofErr w:type="spellStart"/>
      <w:r w:rsidR="00E85F12" w:rsidRPr="00CF3573">
        <w:t>trong</w:t>
      </w:r>
      <w:proofErr w:type="spellEnd"/>
      <w:r w:rsidR="00E85F12" w:rsidRPr="00CF3573">
        <w:t xml:space="preserve"> </w:t>
      </w:r>
      <w:proofErr w:type="spellStart"/>
      <w:r w:rsidRPr="00CF3573">
        <w:t>phẫu</w:t>
      </w:r>
      <w:proofErr w:type="spellEnd"/>
      <w:r w:rsidRPr="00CF3573">
        <w:t xml:space="preserve"> </w:t>
      </w:r>
      <w:proofErr w:type="spellStart"/>
      <w:r w:rsidRPr="00CF3573">
        <w:t>thuật</w:t>
      </w:r>
      <w:proofErr w:type="spellEnd"/>
    </w:p>
    <w:p w14:paraId="7F477F48" w14:textId="47EC604F" w:rsidR="00E106F2" w:rsidRDefault="00E106F2" w:rsidP="00547982">
      <w:pPr>
        <w:pStyle w:val="4a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……………………………………………</w:t>
      </w:r>
    </w:p>
    <w:p w14:paraId="5904D918" w14:textId="3A1BC384" w:rsidR="003139A9" w:rsidRDefault="004B3C58" w:rsidP="00547982">
      <w:pPr>
        <w:pStyle w:val="4a"/>
        <w:rPr>
          <w:rStyle w:val="Strong"/>
          <w:b w:val="0"/>
          <w:bCs w:val="0"/>
        </w:rPr>
      </w:pPr>
      <w:r w:rsidRPr="00CF3573">
        <w:rPr>
          <w:rStyle w:val="Strong"/>
          <w:b w:val="0"/>
          <w:bCs w:val="0"/>
        </w:rPr>
        <w:t>2.2.</w:t>
      </w:r>
      <w:r w:rsidR="002B1EA2">
        <w:rPr>
          <w:rStyle w:val="Strong"/>
          <w:b w:val="0"/>
          <w:bCs w:val="0"/>
          <w:lang w:val="vi-VN"/>
        </w:rPr>
        <w:t>2</w:t>
      </w:r>
      <w:r w:rsidR="00D808DA" w:rsidRPr="00CF3573">
        <w:rPr>
          <w:rStyle w:val="Strong"/>
          <w:b w:val="0"/>
          <w:bCs w:val="0"/>
        </w:rPr>
        <w:t>.</w:t>
      </w:r>
      <w:r w:rsidR="0045485C" w:rsidRPr="00CF3573">
        <w:rPr>
          <w:rStyle w:val="Strong"/>
          <w:b w:val="0"/>
          <w:bCs w:val="0"/>
        </w:rPr>
        <w:t>4</w:t>
      </w:r>
      <w:r w:rsidRPr="00CF3573">
        <w:rPr>
          <w:rStyle w:val="Strong"/>
          <w:b w:val="0"/>
          <w:bCs w:val="0"/>
        </w:rPr>
        <w:t xml:space="preserve">. </w:t>
      </w:r>
      <w:proofErr w:type="spellStart"/>
      <w:r w:rsidR="00E106F2">
        <w:rPr>
          <w:rStyle w:val="Strong"/>
          <w:b w:val="0"/>
          <w:bCs w:val="0"/>
        </w:rPr>
        <w:t>Quy</w:t>
      </w:r>
      <w:proofErr w:type="spellEnd"/>
      <w:r w:rsidR="00E106F2">
        <w:rPr>
          <w:rStyle w:val="Strong"/>
          <w:b w:val="0"/>
          <w:bCs w:val="0"/>
        </w:rPr>
        <w:t xml:space="preserve"> </w:t>
      </w:r>
      <w:proofErr w:type="spellStart"/>
      <w:r w:rsidR="00E106F2">
        <w:rPr>
          <w:rStyle w:val="Strong"/>
          <w:b w:val="0"/>
          <w:bCs w:val="0"/>
        </w:rPr>
        <w:t>trình</w:t>
      </w:r>
      <w:proofErr w:type="spellEnd"/>
      <w:r w:rsidR="00E106F2">
        <w:rPr>
          <w:rStyle w:val="Strong"/>
          <w:b w:val="0"/>
          <w:bCs w:val="0"/>
        </w:rPr>
        <w:t xml:space="preserve"> </w:t>
      </w:r>
      <w:proofErr w:type="spellStart"/>
      <w:r w:rsidR="00E106F2">
        <w:rPr>
          <w:rStyle w:val="Strong"/>
          <w:b w:val="0"/>
          <w:bCs w:val="0"/>
        </w:rPr>
        <w:t>phẫu</w:t>
      </w:r>
      <w:proofErr w:type="spellEnd"/>
      <w:r w:rsidR="00E106F2">
        <w:rPr>
          <w:rStyle w:val="Strong"/>
          <w:b w:val="0"/>
          <w:bCs w:val="0"/>
        </w:rPr>
        <w:t xml:space="preserve"> </w:t>
      </w:r>
      <w:proofErr w:type="spellStart"/>
      <w:r w:rsidR="00E106F2">
        <w:rPr>
          <w:rStyle w:val="Strong"/>
          <w:b w:val="0"/>
          <w:bCs w:val="0"/>
        </w:rPr>
        <w:t>thuật</w:t>
      </w:r>
      <w:proofErr w:type="spellEnd"/>
    </w:p>
    <w:p w14:paraId="6606FEEA" w14:textId="1E5D63E2" w:rsidR="00E106F2" w:rsidRPr="00CF3573" w:rsidRDefault="00E106F2" w:rsidP="00547982">
      <w:pPr>
        <w:pStyle w:val="4a"/>
      </w:pPr>
      <w:r>
        <w:rPr>
          <w:rStyle w:val="Strong"/>
          <w:b w:val="0"/>
          <w:bCs w:val="0"/>
        </w:rPr>
        <w:t>…………………………………………..</w:t>
      </w:r>
    </w:p>
    <w:p w14:paraId="0C18E4A0" w14:textId="11BEC5BB" w:rsidR="00D054EB" w:rsidRPr="00CF3573" w:rsidRDefault="00D054EB" w:rsidP="00547982">
      <w:pPr>
        <w:pStyle w:val="3a"/>
      </w:pPr>
      <w:bookmarkStart w:id="155" w:name="_Toc205222452"/>
      <w:bookmarkStart w:id="156" w:name="_Toc220655246"/>
      <w:bookmarkStart w:id="157" w:name="_Toc238279178"/>
      <w:r w:rsidRPr="00CF3573">
        <w:t>2.2.</w:t>
      </w:r>
      <w:r w:rsidR="009C5D42" w:rsidRPr="00CF3573">
        <w:t>5</w:t>
      </w:r>
      <w:r w:rsidRPr="00CF3573">
        <w:t>. Quy trình nghiên cứu</w:t>
      </w:r>
      <w:bookmarkEnd w:id="155"/>
      <w:bookmarkEnd w:id="156"/>
      <w:bookmarkEnd w:id="157"/>
    </w:p>
    <w:p w14:paraId="4D5D9167" w14:textId="26036CBC" w:rsidR="009766D9" w:rsidRPr="00CF3573" w:rsidRDefault="009766D9" w:rsidP="00547982">
      <w:pPr>
        <w:tabs>
          <w:tab w:val="left" w:pos="851"/>
        </w:tabs>
        <w:spacing w:line="360" w:lineRule="auto"/>
        <w:jc w:val="center"/>
        <w:rPr>
          <w:b/>
          <w:bCs/>
          <w:color w:val="000000" w:themeColor="text1"/>
          <w:sz w:val="26"/>
          <w:szCs w:val="26"/>
          <w:lang w:val="vi-VN"/>
        </w:rPr>
      </w:pPr>
    </w:p>
    <w:p w14:paraId="5BB6E5D3" w14:textId="2239E917" w:rsidR="00504FFB" w:rsidRPr="00CF3573" w:rsidRDefault="00504FFB" w:rsidP="00547982">
      <w:pPr>
        <w:pStyle w:val="H3"/>
      </w:pPr>
      <w:bookmarkStart w:id="158" w:name="_Toc205222571"/>
      <w:bookmarkStart w:id="159" w:name="_Toc207785979"/>
      <w:bookmarkStart w:id="160" w:name="_Toc220055779"/>
      <w:bookmarkStart w:id="161" w:name="_Toc238279014"/>
      <w:r w:rsidRPr="00CF3573">
        <w:t xml:space="preserve">Hình 2.1. </w:t>
      </w:r>
      <w:r w:rsidR="006E7F73">
        <w:rPr>
          <w:lang w:val="en-US"/>
        </w:rPr>
        <w:t>Q</w:t>
      </w:r>
      <w:r w:rsidRPr="00CF3573">
        <w:t>uy trình nghiên cứu</w:t>
      </w:r>
      <w:bookmarkEnd w:id="158"/>
      <w:bookmarkEnd w:id="159"/>
      <w:bookmarkEnd w:id="160"/>
      <w:bookmarkEnd w:id="161"/>
    </w:p>
    <w:p w14:paraId="367A64A7" w14:textId="77777777" w:rsidR="00547982" w:rsidRPr="00CF3573" w:rsidRDefault="00547982">
      <w:pPr>
        <w:spacing w:after="160" w:line="259" w:lineRule="auto"/>
        <w:rPr>
          <w:i/>
          <w:iCs/>
          <w:color w:val="000000" w:themeColor="text1"/>
          <w:sz w:val="26"/>
          <w:szCs w:val="26"/>
          <w:lang w:eastAsia="ja-JP"/>
        </w:rPr>
      </w:pPr>
      <w:r w:rsidRPr="00CF3573">
        <w:rPr>
          <w:color w:val="000000" w:themeColor="text1"/>
        </w:rPr>
        <w:br w:type="page"/>
      </w:r>
    </w:p>
    <w:p w14:paraId="4B12ABA1" w14:textId="09E1ED32" w:rsidR="00AA0442" w:rsidRDefault="00AA0442" w:rsidP="00547982">
      <w:pPr>
        <w:pStyle w:val="3a"/>
        <w:rPr>
          <w:lang w:val="en-US"/>
        </w:rPr>
      </w:pPr>
      <w:bookmarkStart w:id="162" w:name="_Toc205222453"/>
      <w:bookmarkStart w:id="163" w:name="_Toc220655247"/>
      <w:bookmarkStart w:id="164" w:name="_Toc238279179"/>
      <w:r w:rsidRPr="00CF3573">
        <w:lastRenderedPageBreak/>
        <w:t>2.2.</w:t>
      </w:r>
      <w:r w:rsidR="00B2111C" w:rsidRPr="00CF3573">
        <w:t>6</w:t>
      </w:r>
      <w:r w:rsidRPr="00CF3573">
        <w:t>. Biến số</w:t>
      </w:r>
      <w:r w:rsidR="0086306C" w:rsidRPr="00CF3573">
        <w:t>, chỉ số</w:t>
      </w:r>
      <w:r w:rsidRPr="00CF3573">
        <w:t xml:space="preserve"> nghiên cứu</w:t>
      </w:r>
      <w:bookmarkEnd w:id="162"/>
      <w:bookmarkEnd w:id="163"/>
      <w:bookmarkEnd w:id="164"/>
    </w:p>
    <w:p w14:paraId="7FE52090" w14:textId="73B1374A" w:rsidR="006E7F73" w:rsidRPr="006E7F73" w:rsidRDefault="006E7F73" w:rsidP="00547982">
      <w:pPr>
        <w:pStyle w:val="3a"/>
        <w:rPr>
          <w:lang w:val="en-US"/>
        </w:rPr>
      </w:pPr>
      <w:r>
        <w:rPr>
          <w:lang w:val="en-US"/>
        </w:rPr>
        <w:t>………………..</w:t>
      </w:r>
    </w:p>
    <w:p w14:paraId="2EBA893E" w14:textId="4974C4EC" w:rsidR="00F97312" w:rsidRDefault="00F97312" w:rsidP="003E641B">
      <w:pPr>
        <w:pStyle w:val="3a"/>
        <w:spacing w:line="348" w:lineRule="auto"/>
        <w:rPr>
          <w:lang w:val="en-US"/>
        </w:rPr>
      </w:pPr>
      <w:bookmarkStart w:id="165" w:name="_Toc205222454"/>
      <w:bookmarkStart w:id="166" w:name="_Toc220655248"/>
      <w:bookmarkStart w:id="167" w:name="_Toc238279181"/>
      <w:bookmarkEnd w:id="150"/>
      <w:bookmarkEnd w:id="154"/>
      <w:r w:rsidRPr="00CF3573">
        <w:t xml:space="preserve">2.2.7. </w:t>
      </w:r>
      <w:r w:rsidR="002714AB" w:rsidRPr="00CF3573">
        <w:t>P</w:t>
      </w:r>
      <w:r w:rsidRPr="00CF3573">
        <w:t>hương pháp phân tích số liệu</w:t>
      </w:r>
      <w:bookmarkEnd w:id="165"/>
      <w:bookmarkEnd w:id="166"/>
      <w:bookmarkEnd w:id="167"/>
    </w:p>
    <w:p w14:paraId="37001585" w14:textId="1CF947F7" w:rsidR="006E7F73" w:rsidRPr="006E7F73" w:rsidRDefault="006E7F73" w:rsidP="003E641B">
      <w:pPr>
        <w:pStyle w:val="3a"/>
        <w:spacing w:line="348" w:lineRule="auto"/>
        <w:rPr>
          <w:iCs/>
          <w:lang w:val="en-US"/>
        </w:rPr>
      </w:pPr>
      <w:r>
        <w:rPr>
          <w:lang w:val="en-US"/>
        </w:rPr>
        <w:t>…………………………</w:t>
      </w:r>
    </w:p>
    <w:p w14:paraId="2B9359BD" w14:textId="41145DF8" w:rsidR="001C30BB" w:rsidRDefault="001C30BB" w:rsidP="002E7B73">
      <w:pPr>
        <w:pStyle w:val="2a"/>
        <w:rPr>
          <w:lang w:val="en-US"/>
        </w:rPr>
      </w:pPr>
      <w:bookmarkStart w:id="168" w:name="_Toc205222455"/>
      <w:bookmarkStart w:id="169" w:name="_Toc220655249"/>
      <w:bookmarkStart w:id="170" w:name="_Toc238279182"/>
      <w:r w:rsidRPr="00CF3573">
        <w:t>2.3. Đạo đức trong nghiên cứu</w:t>
      </w:r>
      <w:bookmarkEnd w:id="168"/>
      <w:bookmarkEnd w:id="169"/>
      <w:bookmarkEnd w:id="170"/>
    </w:p>
    <w:p w14:paraId="6AAAAA97" w14:textId="15218295" w:rsidR="006E7F73" w:rsidRPr="006E7F73" w:rsidRDefault="006E7F73" w:rsidP="002E7B73">
      <w:pPr>
        <w:pStyle w:val="2a"/>
        <w:rPr>
          <w:i/>
          <w:lang w:val="en-US"/>
        </w:rPr>
      </w:pPr>
      <w:r>
        <w:rPr>
          <w:lang w:val="en-US"/>
        </w:rPr>
        <w:t>…………………………..</w:t>
      </w:r>
    </w:p>
    <w:p w14:paraId="7FBD001C" w14:textId="77777777" w:rsidR="006E7F73" w:rsidRDefault="006E7F73">
      <w:pPr>
        <w:spacing w:after="160" w:line="259" w:lineRule="auto"/>
        <w:rPr>
          <w:rFonts w:eastAsiaTheme="majorEastAsia"/>
          <w:b/>
          <w:color w:val="000000" w:themeColor="text1"/>
          <w:sz w:val="28"/>
          <w:szCs w:val="26"/>
          <w:lang w:val="vi-VN" w:eastAsia="ja-JP"/>
        </w:rPr>
      </w:pPr>
      <w:bookmarkStart w:id="171" w:name="_Toc205222460"/>
      <w:bookmarkStart w:id="172" w:name="_Toc220655252"/>
      <w:bookmarkStart w:id="173" w:name="_Toc238279186"/>
      <w:r>
        <w:rPr>
          <w:color w:val="000000" w:themeColor="text1"/>
        </w:rPr>
        <w:br w:type="page"/>
      </w:r>
    </w:p>
    <w:p w14:paraId="68F4A05A" w14:textId="419B5948" w:rsidR="00956835" w:rsidRPr="00CF3573" w:rsidRDefault="004E2836" w:rsidP="00D8308A">
      <w:pPr>
        <w:pStyle w:val="1a"/>
        <w:rPr>
          <w:color w:val="000000" w:themeColor="text1"/>
        </w:rPr>
      </w:pPr>
      <w:r w:rsidRPr="00CF3573">
        <w:rPr>
          <w:color w:val="000000" w:themeColor="text1"/>
        </w:rPr>
        <w:lastRenderedPageBreak/>
        <w:t>CHƯƠNG 3</w:t>
      </w:r>
      <w:bookmarkEnd w:id="171"/>
      <w:bookmarkEnd w:id="172"/>
      <w:bookmarkEnd w:id="173"/>
    </w:p>
    <w:p w14:paraId="2042547F" w14:textId="27EFA093" w:rsidR="004E2836" w:rsidRPr="00CF3573" w:rsidRDefault="004E2836" w:rsidP="00454B3A">
      <w:pPr>
        <w:pStyle w:val="1a"/>
        <w:rPr>
          <w:color w:val="000000" w:themeColor="text1"/>
        </w:rPr>
      </w:pPr>
      <w:bookmarkStart w:id="174" w:name="_Toc204527639"/>
      <w:bookmarkStart w:id="175" w:name="_Toc205217925"/>
      <w:bookmarkStart w:id="176" w:name="_Toc205222461"/>
      <w:bookmarkStart w:id="177" w:name="_Toc220655253"/>
      <w:bookmarkStart w:id="178" w:name="_Toc238279187"/>
      <w:r w:rsidRPr="00CF3573">
        <w:rPr>
          <w:color w:val="000000" w:themeColor="text1"/>
        </w:rPr>
        <w:t>KẾT QUẢ</w:t>
      </w:r>
      <w:bookmarkEnd w:id="174"/>
      <w:bookmarkEnd w:id="175"/>
      <w:bookmarkEnd w:id="176"/>
      <w:bookmarkEnd w:id="177"/>
      <w:bookmarkEnd w:id="178"/>
    </w:p>
    <w:p w14:paraId="5B84E6BE" w14:textId="77777777" w:rsidR="008D0D79" w:rsidRDefault="008D0D79" w:rsidP="008D0D79">
      <w:pPr>
        <w:spacing w:after="160" w:line="259" w:lineRule="auto"/>
        <w:jc w:val="center"/>
        <w:rPr>
          <w:b/>
          <w:bCs/>
          <w:iCs/>
          <w:sz w:val="28"/>
          <w:szCs w:val="28"/>
          <w:lang w:val="vi-VN"/>
        </w:rPr>
      </w:pPr>
      <w:bookmarkStart w:id="179" w:name="_Toc205222462"/>
      <w:bookmarkStart w:id="180" w:name="_Toc220655254"/>
      <w:r w:rsidRPr="008D0D79">
        <w:rPr>
          <w:b/>
          <w:bCs/>
          <w:iCs/>
          <w:sz w:val="28"/>
          <w:szCs w:val="28"/>
          <w:lang w:val="vi-VN"/>
        </w:rPr>
        <w:t xml:space="preserve">Phần 1. </w:t>
      </w:r>
      <w:r>
        <w:rPr>
          <w:b/>
          <w:bCs/>
          <w:iCs/>
          <w:sz w:val="28"/>
          <w:szCs w:val="28"/>
          <w:lang w:val="vi-VN"/>
        </w:rPr>
        <w:t>Báo cáo 10 trường hợp lâm sàng</w:t>
      </w:r>
    </w:p>
    <w:p w14:paraId="523BD30D" w14:textId="67C7594B" w:rsidR="00135A2D" w:rsidRDefault="00135A2D" w:rsidP="00135A2D">
      <w:pPr>
        <w:spacing w:line="360" w:lineRule="auto"/>
        <w:jc w:val="center"/>
        <w:rPr>
          <w:b/>
          <w:color w:val="000000" w:themeColor="text1"/>
          <w:sz w:val="28"/>
          <w:szCs w:val="26"/>
        </w:rPr>
      </w:pPr>
      <w:proofErr w:type="spellStart"/>
      <w:r>
        <w:rPr>
          <w:b/>
          <w:color w:val="000000" w:themeColor="text1"/>
          <w:sz w:val="28"/>
          <w:szCs w:val="26"/>
        </w:rPr>
        <w:t>Mô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tả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bệnh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sử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một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cách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ngắn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gọn</w:t>
      </w:r>
      <w:proofErr w:type="spellEnd"/>
      <w:r>
        <w:rPr>
          <w:b/>
          <w:color w:val="000000" w:themeColor="text1"/>
          <w:sz w:val="28"/>
          <w:szCs w:val="26"/>
        </w:rPr>
        <w:t xml:space="preserve">, </w:t>
      </w:r>
      <w:proofErr w:type="spellStart"/>
      <w:r>
        <w:rPr>
          <w:b/>
          <w:color w:val="000000" w:themeColor="text1"/>
          <w:sz w:val="28"/>
          <w:szCs w:val="26"/>
        </w:rPr>
        <w:t>hình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ảnh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bệnh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nhân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trước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và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sau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điều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trị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có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đánh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dấu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theo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quy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định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và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có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giải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thích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và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phân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tích</w:t>
      </w:r>
      <w:proofErr w:type="spellEnd"/>
      <w:r>
        <w:rPr>
          <w:b/>
          <w:color w:val="000000" w:themeColor="text1"/>
          <w:sz w:val="28"/>
          <w:szCs w:val="26"/>
        </w:rPr>
        <w:t xml:space="preserve">, </w:t>
      </w:r>
      <w:proofErr w:type="spellStart"/>
      <w:r>
        <w:rPr>
          <w:b/>
          <w:color w:val="000000" w:themeColor="text1"/>
          <w:sz w:val="28"/>
          <w:szCs w:val="26"/>
        </w:rPr>
        <w:t>kèm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theo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hình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ảnh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xét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nghiệm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nếu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có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và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phải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có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giải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thích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đi</w:t>
      </w:r>
      <w:proofErr w:type="spellEnd"/>
      <w:r>
        <w:rPr>
          <w:b/>
          <w:color w:val="000000" w:themeColor="text1"/>
          <w:sz w:val="28"/>
          <w:szCs w:val="26"/>
        </w:rPr>
        <w:t xml:space="preserve"> </w:t>
      </w:r>
      <w:proofErr w:type="spellStart"/>
      <w:r>
        <w:rPr>
          <w:b/>
          <w:color w:val="000000" w:themeColor="text1"/>
          <w:sz w:val="28"/>
          <w:szCs w:val="26"/>
        </w:rPr>
        <w:t>kèm</w:t>
      </w:r>
      <w:proofErr w:type="spellEnd"/>
    </w:p>
    <w:p w14:paraId="5C1C6CAB" w14:textId="08E2BC2B" w:rsidR="00135A2D" w:rsidRDefault="00135A2D" w:rsidP="00135A2D">
      <w:pPr>
        <w:spacing w:line="360" w:lineRule="auto"/>
        <w:jc w:val="both"/>
        <w:rPr>
          <w:b/>
          <w:bCs/>
          <w:color w:val="000000" w:themeColor="text1"/>
        </w:rPr>
      </w:pPr>
      <w:proofErr w:type="spellStart"/>
      <w:r w:rsidRPr="00911ADE">
        <w:rPr>
          <w:b/>
          <w:bCs/>
          <w:color w:val="000000" w:themeColor="text1"/>
        </w:rPr>
        <w:t>Trường</w:t>
      </w:r>
      <w:proofErr w:type="spellEnd"/>
      <w:r w:rsidRPr="00911ADE">
        <w:rPr>
          <w:b/>
          <w:bCs/>
          <w:color w:val="000000" w:themeColor="text1"/>
        </w:rPr>
        <w:t xml:space="preserve"> </w:t>
      </w:r>
      <w:proofErr w:type="spellStart"/>
      <w:r w:rsidRPr="00911ADE">
        <w:rPr>
          <w:b/>
          <w:bCs/>
          <w:color w:val="000000" w:themeColor="text1"/>
        </w:rPr>
        <w:t>hợp</w:t>
      </w:r>
      <w:proofErr w:type="spellEnd"/>
      <w:r w:rsidRPr="00911ADE">
        <w:rPr>
          <w:b/>
          <w:bCs/>
          <w:color w:val="000000" w:themeColor="text1"/>
        </w:rPr>
        <w:t xml:space="preserve"> 1</w:t>
      </w:r>
    </w:p>
    <w:p w14:paraId="7D5964F4" w14:textId="7698383D" w:rsidR="005730D9" w:rsidRDefault="005730D9" w:rsidP="00135A2D">
      <w:pPr>
        <w:spacing w:line="360" w:lineRule="auto"/>
        <w:jc w:val="both"/>
        <w:rPr>
          <w:b/>
          <w:bCs/>
          <w:color w:val="000000" w:themeColor="text1"/>
        </w:rPr>
      </w:pPr>
    </w:p>
    <w:p w14:paraId="48B26955" w14:textId="77777777" w:rsidR="005730D9" w:rsidRPr="00911ADE" w:rsidRDefault="005730D9" w:rsidP="00135A2D">
      <w:pPr>
        <w:spacing w:line="360" w:lineRule="auto"/>
        <w:jc w:val="both"/>
        <w:rPr>
          <w:b/>
          <w:bCs/>
          <w:color w:val="000000" w:themeColor="text1"/>
        </w:rPr>
      </w:pPr>
    </w:p>
    <w:p w14:paraId="6C87FD51" w14:textId="7AFB7985" w:rsidR="00135A2D" w:rsidRPr="00911ADE" w:rsidRDefault="00135A2D" w:rsidP="00135A2D">
      <w:pPr>
        <w:spacing w:line="360" w:lineRule="auto"/>
        <w:jc w:val="both"/>
        <w:rPr>
          <w:b/>
          <w:bCs/>
          <w:color w:val="000000" w:themeColor="text1"/>
        </w:rPr>
      </w:pPr>
      <w:proofErr w:type="spellStart"/>
      <w:r w:rsidRPr="00911ADE">
        <w:rPr>
          <w:b/>
          <w:bCs/>
          <w:color w:val="000000" w:themeColor="text1"/>
        </w:rPr>
        <w:t>Trường</w:t>
      </w:r>
      <w:proofErr w:type="spellEnd"/>
      <w:r w:rsidRPr="00911ADE">
        <w:rPr>
          <w:b/>
          <w:bCs/>
          <w:color w:val="000000" w:themeColor="text1"/>
        </w:rPr>
        <w:t xml:space="preserve"> </w:t>
      </w:r>
      <w:proofErr w:type="spellStart"/>
      <w:r w:rsidRPr="00911ADE">
        <w:rPr>
          <w:b/>
          <w:bCs/>
          <w:color w:val="000000" w:themeColor="text1"/>
        </w:rPr>
        <w:t>hợp</w:t>
      </w:r>
      <w:proofErr w:type="spellEnd"/>
      <w:r w:rsidRPr="00911ADE">
        <w:rPr>
          <w:b/>
          <w:bCs/>
          <w:color w:val="000000" w:themeColor="text1"/>
        </w:rPr>
        <w:t xml:space="preserve"> 2</w:t>
      </w:r>
    </w:p>
    <w:p w14:paraId="621F8F3A" w14:textId="4B696CCF" w:rsidR="008D0D79" w:rsidRDefault="008D0D79">
      <w:pPr>
        <w:spacing w:after="160" w:line="259" w:lineRule="auto"/>
        <w:rPr>
          <w:iCs/>
          <w:sz w:val="28"/>
          <w:szCs w:val="28"/>
          <w:lang w:val="vi-VN"/>
        </w:rPr>
      </w:pPr>
      <w:r>
        <w:rPr>
          <w:iCs/>
          <w:sz w:val="28"/>
          <w:szCs w:val="28"/>
          <w:lang w:val="vi-VN"/>
        </w:rPr>
        <w:br w:type="page"/>
      </w:r>
    </w:p>
    <w:p w14:paraId="6FC6924E" w14:textId="02CF821B" w:rsidR="008D0D79" w:rsidRDefault="008D0D79" w:rsidP="008D0D79">
      <w:pPr>
        <w:spacing w:after="160" w:line="259" w:lineRule="auto"/>
        <w:jc w:val="center"/>
        <w:rPr>
          <w:b/>
          <w:bCs/>
          <w:iCs/>
          <w:sz w:val="28"/>
          <w:szCs w:val="28"/>
          <w:lang w:val="vi-VN"/>
        </w:rPr>
      </w:pPr>
      <w:r w:rsidRPr="008D0D79">
        <w:rPr>
          <w:b/>
          <w:bCs/>
          <w:iCs/>
          <w:sz w:val="28"/>
          <w:szCs w:val="28"/>
          <w:lang w:val="vi-VN"/>
        </w:rPr>
        <w:lastRenderedPageBreak/>
        <w:t xml:space="preserve">Phần </w:t>
      </w:r>
      <w:r>
        <w:rPr>
          <w:b/>
          <w:bCs/>
          <w:iCs/>
          <w:sz w:val="28"/>
          <w:szCs w:val="28"/>
          <w:lang w:val="vi-VN"/>
        </w:rPr>
        <w:t>2</w:t>
      </w:r>
      <w:r w:rsidRPr="008D0D79">
        <w:rPr>
          <w:b/>
          <w:bCs/>
          <w:iCs/>
          <w:sz w:val="28"/>
          <w:szCs w:val="28"/>
          <w:lang w:val="vi-VN"/>
        </w:rPr>
        <w:t xml:space="preserve">. </w:t>
      </w:r>
      <w:r>
        <w:rPr>
          <w:b/>
          <w:bCs/>
          <w:iCs/>
          <w:sz w:val="28"/>
          <w:szCs w:val="28"/>
          <w:lang w:val="vi-VN"/>
        </w:rPr>
        <w:t>Phân tích và nhận xét nhóm bệnh nhân nghiên cứu theo các mục tiêu nghiên cứu</w:t>
      </w:r>
    </w:p>
    <w:p w14:paraId="77E75C70" w14:textId="4422084D" w:rsidR="008D0D79" w:rsidRDefault="00366946" w:rsidP="008D0D79">
      <w:pPr>
        <w:spacing w:after="160" w:line="259" w:lineRule="auto"/>
        <w:jc w:val="both"/>
        <w:rPr>
          <w:b/>
          <w:bCs/>
          <w:iCs/>
          <w:sz w:val="28"/>
          <w:szCs w:val="28"/>
          <w:lang w:val="vi-VN"/>
        </w:rPr>
      </w:pPr>
      <w:r>
        <w:rPr>
          <w:b/>
          <w:bCs/>
          <w:iCs/>
          <w:sz w:val="28"/>
          <w:szCs w:val="28"/>
          <w:lang w:val="vi-VN"/>
        </w:rPr>
        <w:t>Mục tiêu 1</w:t>
      </w:r>
    </w:p>
    <w:p w14:paraId="542EA305" w14:textId="0F4A26CC" w:rsidR="008D0D79" w:rsidRPr="002B1EA2" w:rsidRDefault="002B1EA2" w:rsidP="008D0D79">
      <w:pPr>
        <w:spacing w:after="160" w:line="259" w:lineRule="auto"/>
        <w:jc w:val="both"/>
        <w:rPr>
          <w:iCs/>
          <w:sz w:val="28"/>
          <w:szCs w:val="28"/>
          <w:lang w:val="vi-VN"/>
        </w:rPr>
      </w:pPr>
      <w:r w:rsidRPr="002B1EA2">
        <w:rPr>
          <w:iCs/>
          <w:sz w:val="28"/>
          <w:szCs w:val="28"/>
          <w:lang w:val="vi-VN"/>
        </w:rPr>
        <w:t>Chú ý không so sánh với các nghiên cứu cỡ mẫu lớn vì các em chỉ có 10 bệnh nhân.</w:t>
      </w:r>
    </w:p>
    <w:p w14:paraId="16CA59D4" w14:textId="77777777" w:rsidR="008D0D79" w:rsidRDefault="008D0D79" w:rsidP="008D0D79">
      <w:pPr>
        <w:spacing w:after="160" w:line="259" w:lineRule="auto"/>
        <w:jc w:val="both"/>
        <w:rPr>
          <w:b/>
          <w:bCs/>
          <w:iCs/>
          <w:sz w:val="28"/>
          <w:szCs w:val="28"/>
          <w:lang w:val="vi-VN"/>
        </w:rPr>
      </w:pPr>
    </w:p>
    <w:p w14:paraId="44F99D72" w14:textId="77777777" w:rsidR="008D0D79" w:rsidRDefault="008D0D79" w:rsidP="008D0D79">
      <w:pPr>
        <w:spacing w:after="160" w:line="259" w:lineRule="auto"/>
        <w:jc w:val="both"/>
        <w:rPr>
          <w:b/>
          <w:bCs/>
          <w:iCs/>
          <w:sz w:val="28"/>
          <w:szCs w:val="28"/>
          <w:lang w:val="vi-VN"/>
        </w:rPr>
      </w:pPr>
    </w:p>
    <w:p w14:paraId="77A3C652" w14:textId="0F264CDD" w:rsidR="008D0D79" w:rsidRDefault="00366946" w:rsidP="008D0D79">
      <w:pPr>
        <w:spacing w:after="160" w:line="259" w:lineRule="auto"/>
        <w:jc w:val="both"/>
        <w:rPr>
          <w:b/>
          <w:bCs/>
          <w:iCs/>
          <w:sz w:val="28"/>
          <w:szCs w:val="28"/>
          <w:lang w:val="vi-VN"/>
        </w:rPr>
      </w:pPr>
      <w:r>
        <w:rPr>
          <w:b/>
          <w:bCs/>
          <w:iCs/>
          <w:sz w:val="28"/>
          <w:szCs w:val="28"/>
          <w:lang w:val="vi-VN"/>
        </w:rPr>
        <w:t>Mục tiêu 2</w:t>
      </w:r>
    </w:p>
    <w:p w14:paraId="52927DA8" w14:textId="77777777" w:rsidR="002B1EA2" w:rsidRPr="002B1EA2" w:rsidRDefault="002B1EA2" w:rsidP="002B1EA2">
      <w:pPr>
        <w:spacing w:after="160" w:line="259" w:lineRule="auto"/>
        <w:jc w:val="both"/>
        <w:rPr>
          <w:iCs/>
          <w:sz w:val="28"/>
          <w:szCs w:val="28"/>
          <w:lang w:val="vi-VN"/>
        </w:rPr>
      </w:pPr>
      <w:r w:rsidRPr="002B1EA2">
        <w:rPr>
          <w:iCs/>
          <w:sz w:val="28"/>
          <w:szCs w:val="28"/>
          <w:lang w:val="vi-VN"/>
        </w:rPr>
        <w:t>Chú ý không so sánh với các nghiên cứu cỡ mẫu lớn vì các em chỉ có 10 bệnh nhân.</w:t>
      </w:r>
    </w:p>
    <w:p w14:paraId="28C74D27" w14:textId="77777777" w:rsidR="002B1EA2" w:rsidRDefault="002B1EA2" w:rsidP="008D0D79">
      <w:pPr>
        <w:spacing w:after="160" w:line="259" w:lineRule="auto"/>
        <w:jc w:val="both"/>
        <w:rPr>
          <w:b/>
          <w:bCs/>
          <w:iCs/>
          <w:sz w:val="28"/>
          <w:szCs w:val="28"/>
          <w:lang w:val="vi-VN"/>
        </w:rPr>
      </w:pPr>
    </w:p>
    <w:p w14:paraId="77BE25E3" w14:textId="77777777" w:rsidR="008D0D79" w:rsidRDefault="008D0D79" w:rsidP="008D0D79">
      <w:pPr>
        <w:spacing w:after="160" w:line="259" w:lineRule="auto"/>
        <w:jc w:val="both"/>
        <w:rPr>
          <w:b/>
          <w:bCs/>
          <w:iCs/>
          <w:sz w:val="28"/>
          <w:szCs w:val="28"/>
          <w:lang w:val="vi-VN"/>
        </w:rPr>
      </w:pPr>
    </w:p>
    <w:p w14:paraId="76831209" w14:textId="77777777" w:rsidR="008D0D79" w:rsidRDefault="008D0D79" w:rsidP="008D0D79">
      <w:pPr>
        <w:spacing w:after="160" w:line="259" w:lineRule="auto"/>
        <w:jc w:val="both"/>
        <w:rPr>
          <w:b/>
          <w:bCs/>
          <w:iCs/>
          <w:sz w:val="28"/>
          <w:szCs w:val="28"/>
          <w:lang w:val="vi-VN"/>
        </w:rPr>
      </w:pPr>
    </w:p>
    <w:p w14:paraId="4D71254A" w14:textId="77777777" w:rsidR="008D0D79" w:rsidRDefault="008D0D79" w:rsidP="008D0D79">
      <w:pPr>
        <w:spacing w:after="160" w:line="259" w:lineRule="auto"/>
        <w:jc w:val="both"/>
        <w:rPr>
          <w:b/>
          <w:bCs/>
          <w:iCs/>
          <w:sz w:val="28"/>
          <w:szCs w:val="28"/>
          <w:lang w:val="vi-VN"/>
        </w:rPr>
      </w:pPr>
    </w:p>
    <w:p w14:paraId="14BD13C1" w14:textId="061B5885" w:rsidR="006E7F73" w:rsidRPr="008D0D79" w:rsidRDefault="006E7F73" w:rsidP="008D0D79">
      <w:pPr>
        <w:spacing w:after="160" w:line="259" w:lineRule="auto"/>
        <w:jc w:val="center"/>
        <w:rPr>
          <w:rFonts w:eastAsiaTheme="majorEastAsia"/>
          <w:color w:val="000000" w:themeColor="text1"/>
          <w:sz w:val="28"/>
          <w:szCs w:val="28"/>
          <w:lang w:eastAsia="ja-JP"/>
        </w:rPr>
      </w:pPr>
      <w:r w:rsidRPr="008D0D79">
        <w:rPr>
          <w:iCs/>
          <w:sz w:val="28"/>
          <w:szCs w:val="28"/>
        </w:rPr>
        <w:br w:type="page"/>
      </w:r>
    </w:p>
    <w:p w14:paraId="1D642DF7" w14:textId="526A9BC7" w:rsidR="003B4FD5" w:rsidRPr="00CF3573" w:rsidRDefault="003B4FD5" w:rsidP="00B56055">
      <w:pPr>
        <w:pStyle w:val="1a"/>
        <w:rPr>
          <w:color w:val="000000" w:themeColor="text1"/>
        </w:rPr>
      </w:pPr>
      <w:bookmarkStart w:id="181" w:name="_Toc205222470"/>
      <w:bookmarkStart w:id="182" w:name="_Toc220655076"/>
      <w:bookmarkStart w:id="183" w:name="_Toc238279206"/>
      <w:bookmarkEnd w:id="179"/>
      <w:bookmarkEnd w:id="180"/>
      <w:r w:rsidRPr="00CF3573">
        <w:rPr>
          <w:color w:val="000000" w:themeColor="text1"/>
        </w:rPr>
        <w:lastRenderedPageBreak/>
        <w:t>CHƯƠNG 4</w:t>
      </w:r>
      <w:bookmarkEnd w:id="181"/>
      <w:bookmarkEnd w:id="182"/>
      <w:bookmarkEnd w:id="183"/>
    </w:p>
    <w:p w14:paraId="4AB06A18" w14:textId="6A1495A3" w:rsidR="00CB03B5" w:rsidRPr="004644B7" w:rsidRDefault="005730D9" w:rsidP="00B56055">
      <w:pPr>
        <w:pStyle w:val="1a"/>
        <w:rPr>
          <w:color w:val="000000" w:themeColor="text1"/>
          <w:sz w:val="26"/>
        </w:rPr>
      </w:pPr>
      <w:bookmarkStart w:id="184" w:name="_Toc238279207"/>
      <w:r>
        <w:rPr>
          <w:bCs/>
          <w:color w:val="000000" w:themeColor="text1"/>
          <w:lang w:val="en-US"/>
        </w:rPr>
        <w:t xml:space="preserve">DỰ KIẾN KẾT QUẢ VÀ </w:t>
      </w:r>
      <w:r w:rsidR="002C61A1" w:rsidRPr="00CF3573">
        <w:rPr>
          <w:bCs/>
          <w:color w:val="000000" w:themeColor="text1"/>
        </w:rPr>
        <w:t>BÀN LUẬN</w:t>
      </w:r>
      <w:bookmarkEnd w:id="184"/>
      <w:r w:rsidR="00530481" w:rsidRPr="00CF3573">
        <w:rPr>
          <w:color w:val="000000" w:themeColor="text1"/>
          <w:sz w:val="26"/>
        </w:rPr>
        <w:t xml:space="preserve"> </w:t>
      </w:r>
    </w:p>
    <w:p w14:paraId="3945C224" w14:textId="77777777" w:rsidR="00B56055" w:rsidRPr="004644B7" w:rsidRDefault="00B56055" w:rsidP="00B56055">
      <w:pPr>
        <w:pStyle w:val="1a"/>
        <w:rPr>
          <w:color w:val="000000" w:themeColor="text1"/>
          <w:sz w:val="26"/>
        </w:rPr>
      </w:pPr>
    </w:p>
    <w:p w14:paraId="0D261EFA" w14:textId="49B3E139" w:rsidR="002B1EA2" w:rsidRDefault="00454B3A" w:rsidP="002B1EA2">
      <w:pPr>
        <w:pStyle w:val="2a"/>
        <w:spacing w:line="360" w:lineRule="auto"/>
        <w:jc w:val="left"/>
        <w:rPr>
          <w:b w:val="0"/>
          <w:bCs w:val="0"/>
          <w:iCs w:val="0"/>
        </w:rPr>
      </w:pPr>
      <w:proofErr w:type="spellStart"/>
      <w:r>
        <w:rPr>
          <w:b w:val="0"/>
          <w:bCs w:val="0"/>
          <w:iCs w:val="0"/>
          <w:lang w:val="en-US"/>
        </w:rPr>
        <w:t>Phải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r w:rsidR="002B1EA2">
        <w:rPr>
          <w:b w:val="0"/>
          <w:bCs w:val="0"/>
          <w:iCs w:val="0"/>
        </w:rPr>
        <w:t xml:space="preserve">trình bày đủ </w:t>
      </w:r>
      <w:proofErr w:type="spellStart"/>
      <w:r>
        <w:rPr>
          <w:b w:val="0"/>
          <w:bCs w:val="0"/>
          <w:iCs w:val="0"/>
          <w:lang w:val="en-US"/>
        </w:rPr>
        <w:t>theo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proofErr w:type="spellStart"/>
      <w:r>
        <w:rPr>
          <w:b w:val="0"/>
          <w:bCs w:val="0"/>
          <w:iCs w:val="0"/>
          <w:lang w:val="en-US"/>
        </w:rPr>
        <w:t>Mục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proofErr w:type="spellStart"/>
      <w:r>
        <w:rPr>
          <w:b w:val="0"/>
          <w:bCs w:val="0"/>
          <w:iCs w:val="0"/>
          <w:lang w:val="en-US"/>
        </w:rPr>
        <w:t>tiêu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proofErr w:type="spellStart"/>
      <w:r>
        <w:rPr>
          <w:b w:val="0"/>
          <w:bCs w:val="0"/>
          <w:iCs w:val="0"/>
          <w:lang w:val="en-US"/>
        </w:rPr>
        <w:t>nghiên</w:t>
      </w:r>
      <w:proofErr w:type="spellEnd"/>
      <w:r>
        <w:rPr>
          <w:b w:val="0"/>
          <w:bCs w:val="0"/>
          <w:iCs w:val="0"/>
          <w:lang w:val="en-US"/>
        </w:rPr>
        <w:t xml:space="preserve"> </w:t>
      </w:r>
      <w:r w:rsidR="002B1EA2">
        <w:rPr>
          <w:b w:val="0"/>
          <w:bCs w:val="0"/>
          <w:iCs w:val="0"/>
        </w:rPr>
        <w:t>c</w:t>
      </w:r>
      <w:proofErr w:type="spellStart"/>
      <w:r>
        <w:rPr>
          <w:b w:val="0"/>
          <w:bCs w:val="0"/>
          <w:iCs w:val="0"/>
          <w:lang w:val="en-US"/>
        </w:rPr>
        <w:t>ứu</w:t>
      </w:r>
      <w:proofErr w:type="spellEnd"/>
    </w:p>
    <w:p w14:paraId="59337BD7" w14:textId="45DEBDDA" w:rsidR="00454B3A" w:rsidRDefault="00454B3A" w:rsidP="002B1EA2">
      <w:pPr>
        <w:pStyle w:val="2a"/>
        <w:spacing w:line="360" w:lineRule="auto"/>
        <w:jc w:val="left"/>
        <w:rPr>
          <w:b w:val="0"/>
          <w:bCs w:val="0"/>
          <w:iCs w:val="0"/>
          <w:lang w:val="en-US"/>
        </w:rPr>
      </w:pPr>
      <w:r>
        <w:rPr>
          <w:b w:val="0"/>
          <w:bCs w:val="0"/>
          <w:iCs w:val="0"/>
          <w:lang w:val="en-US"/>
        </w:rPr>
        <w:t>……………………………………………………………………….</w:t>
      </w:r>
    </w:p>
    <w:p w14:paraId="688CE350" w14:textId="77777777" w:rsidR="00F1125E" w:rsidRDefault="00F1125E">
      <w:pPr>
        <w:spacing w:after="160" w:line="259" w:lineRule="auto"/>
        <w:rPr>
          <w:rFonts w:eastAsiaTheme="majorEastAsia"/>
          <w:b/>
          <w:color w:val="1B1B1B"/>
          <w:sz w:val="28"/>
          <w:szCs w:val="26"/>
          <w:lang w:val="vi-VN" w:eastAsia="ja-JP"/>
        </w:rPr>
      </w:pPr>
      <w:r>
        <w:br w:type="page"/>
      </w:r>
    </w:p>
    <w:p w14:paraId="02618AD2" w14:textId="4064944C" w:rsidR="0003367A" w:rsidRPr="0003367A" w:rsidRDefault="0003367A" w:rsidP="0003367A">
      <w:pPr>
        <w:spacing w:line="360" w:lineRule="auto"/>
        <w:ind w:firstLine="567"/>
        <w:jc w:val="both"/>
        <w:rPr>
          <w:color w:val="000000" w:themeColor="text1"/>
          <w:sz w:val="26"/>
          <w:szCs w:val="26"/>
          <w:lang w:val="vi-VN"/>
        </w:rPr>
        <w:sectPr w:rsidR="0003367A" w:rsidRPr="0003367A" w:rsidSect="00F1125E">
          <w:headerReference w:type="first" r:id="rId18"/>
          <w:pgSz w:w="11900" w:h="16840" w:code="9"/>
          <w:pgMar w:top="1985" w:right="1134" w:bottom="1701" w:left="1985" w:header="964" w:footer="680" w:gutter="0"/>
          <w:cols w:space="720"/>
          <w:noEndnote/>
          <w:docGrid w:linePitch="360"/>
        </w:sectPr>
      </w:pPr>
    </w:p>
    <w:p w14:paraId="3E846B53" w14:textId="693D7406" w:rsidR="003D6CDF" w:rsidRDefault="00647A5D" w:rsidP="00B20097">
      <w:pPr>
        <w:pStyle w:val="1a"/>
        <w:rPr>
          <w:lang w:val="en-US"/>
        </w:rPr>
      </w:pPr>
      <w:bookmarkStart w:id="185" w:name="_Toc204527651"/>
      <w:bookmarkStart w:id="186" w:name="_Toc205222473"/>
      <w:bookmarkStart w:id="187" w:name="_Toc220655264"/>
      <w:bookmarkStart w:id="188" w:name="_Toc238279226"/>
      <w:r w:rsidRPr="00CF3573">
        <w:lastRenderedPageBreak/>
        <w:t>TÀI LIỆU THAM KHẢO</w:t>
      </w:r>
      <w:bookmarkEnd w:id="185"/>
      <w:bookmarkEnd w:id="186"/>
      <w:bookmarkEnd w:id="187"/>
      <w:bookmarkEnd w:id="188"/>
    </w:p>
    <w:p w14:paraId="1B5F673F" w14:textId="77777777" w:rsidR="00880D02" w:rsidRPr="00F1125E" w:rsidRDefault="00880D02" w:rsidP="00AB6795">
      <w:pPr>
        <w:pStyle w:val="Bibliography"/>
        <w:tabs>
          <w:tab w:val="clear" w:pos="264"/>
          <w:tab w:val="left" w:pos="567"/>
        </w:tabs>
        <w:spacing w:after="0" w:line="360" w:lineRule="auto"/>
        <w:ind w:left="567" w:hanging="567"/>
        <w:jc w:val="both"/>
        <w:rPr>
          <w:b/>
          <w:bCs/>
          <w:color w:val="000000" w:themeColor="text1"/>
          <w:sz w:val="18"/>
          <w:szCs w:val="26"/>
        </w:rPr>
      </w:pPr>
    </w:p>
    <w:p w14:paraId="4C246704" w14:textId="796BD8E7" w:rsidR="006E7F73" w:rsidRPr="00B20097" w:rsidRDefault="006E7F73" w:rsidP="006E7F73">
      <w:pPr>
        <w:pStyle w:val="Bibliography"/>
        <w:tabs>
          <w:tab w:val="clear" w:pos="264"/>
          <w:tab w:val="clear" w:pos="380"/>
          <w:tab w:val="left" w:pos="567"/>
        </w:tabs>
        <w:spacing w:after="0" w:line="348" w:lineRule="auto"/>
        <w:ind w:left="567" w:hanging="567"/>
        <w:jc w:val="both"/>
        <w:rPr>
          <w:rFonts w:eastAsiaTheme="minorHAnsi"/>
          <w:color w:val="000000" w:themeColor="text1"/>
          <w:sz w:val="26"/>
          <w:szCs w:val="26"/>
        </w:rPr>
      </w:pPr>
      <w:r>
        <w:rPr>
          <w:rFonts w:eastAsiaTheme="minorHAnsi"/>
          <w:color w:val="000000" w:themeColor="text1"/>
          <w:sz w:val="26"/>
          <w:szCs w:val="26"/>
        </w:rPr>
        <w:t xml:space="preserve">1. 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Knutsson KA, Genovese PN,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Paganoni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G, et al. Safety and efficacy of corneal cross-linking in patients affected by keratoconus: long-term results. </w:t>
      </w:r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Med Sci</w:t>
      </w:r>
      <w:r w:rsidRPr="00B20097">
        <w:rPr>
          <w:rFonts w:eastAsiaTheme="minorHAnsi"/>
          <w:color w:val="000000" w:themeColor="text1"/>
          <w:sz w:val="26"/>
          <w:szCs w:val="26"/>
        </w:rPr>
        <w:t>. 2023;11(2):43.</w:t>
      </w:r>
    </w:p>
    <w:p w14:paraId="2B90D048" w14:textId="2592679B" w:rsidR="006E7F73" w:rsidRPr="00B20097" w:rsidRDefault="006E7F73" w:rsidP="006E7F73">
      <w:pPr>
        <w:pStyle w:val="Bibliography"/>
        <w:tabs>
          <w:tab w:val="clear" w:pos="264"/>
          <w:tab w:val="clear" w:pos="380"/>
          <w:tab w:val="left" w:pos="567"/>
        </w:tabs>
        <w:spacing w:after="0" w:line="348" w:lineRule="auto"/>
        <w:ind w:left="567" w:hanging="567"/>
        <w:jc w:val="both"/>
        <w:rPr>
          <w:rFonts w:eastAsiaTheme="minorHAnsi"/>
          <w:color w:val="000000" w:themeColor="text1"/>
          <w:sz w:val="26"/>
          <w:szCs w:val="26"/>
        </w:rPr>
      </w:pPr>
      <w:r w:rsidRPr="00B20097">
        <w:rPr>
          <w:rFonts w:eastAsiaTheme="minorHAnsi"/>
          <w:color w:val="000000" w:themeColor="text1"/>
          <w:sz w:val="26"/>
          <w:szCs w:val="26"/>
        </w:rPr>
        <w:t>2.</w:t>
      </w:r>
      <w:r>
        <w:rPr>
          <w:rFonts w:eastAsiaTheme="minorHAnsi"/>
          <w:color w:val="000000" w:themeColor="text1"/>
          <w:sz w:val="26"/>
          <w:szCs w:val="26"/>
        </w:rPr>
        <w:t xml:space="preserve"> 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Greenstein SA, Hersh PS. Corneal crosslinking for progressive keratoconus and corneal ectasia: summary of US multicenter and subgroup clinical trials.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Transl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Vis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Sci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Technol</w:t>
      </w:r>
      <w:r w:rsidRPr="00B20097">
        <w:rPr>
          <w:rFonts w:eastAsiaTheme="minorHAnsi"/>
          <w:color w:val="000000" w:themeColor="text1"/>
          <w:sz w:val="26"/>
          <w:szCs w:val="26"/>
        </w:rPr>
        <w:t>. 2021;10(5):13-13.</w:t>
      </w:r>
    </w:p>
    <w:p w14:paraId="6D932D19" w14:textId="466322E1" w:rsidR="006E7F73" w:rsidRPr="00B3193B" w:rsidRDefault="006E7F73" w:rsidP="006E7F73">
      <w:pPr>
        <w:pStyle w:val="Bibliography"/>
        <w:tabs>
          <w:tab w:val="clear" w:pos="264"/>
          <w:tab w:val="clear" w:pos="380"/>
          <w:tab w:val="left" w:pos="567"/>
        </w:tabs>
        <w:spacing w:after="0" w:line="348" w:lineRule="auto"/>
        <w:ind w:left="567" w:hanging="567"/>
        <w:jc w:val="both"/>
        <w:rPr>
          <w:rFonts w:eastAsiaTheme="minorHAnsi"/>
          <w:color w:val="000000" w:themeColor="text1"/>
          <w:sz w:val="26"/>
          <w:szCs w:val="26"/>
          <w:lang w:val="vi-VN"/>
        </w:rPr>
      </w:pPr>
      <w:r w:rsidRPr="00B20097">
        <w:rPr>
          <w:rFonts w:eastAsiaTheme="minorHAnsi"/>
          <w:color w:val="000000" w:themeColor="text1"/>
          <w:sz w:val="26"/>
          <w:szCs w:val="26"/>
        </w:rPr>
        <w:t>3.</w:t>
      </w:r>
      <w:r>
        <w:rPr>
          <w:rFonts w:eastAsiaTheme="minorHAnsi"/>
          <w:color w:val="000000" w:themeColor="text1"/>
          <w:sz w:val="26"/>
          <w:szCs w:val="26"/>
        </w:rPr>
        <w:t xml:space="preserve"> Nguyễn Thị Hồng An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, </w:t>
      </w:r>
      <w:r>
        <w:rPr>
          <w:rFonts w:eastAsiaTheme="minorHAnsi"/>
          <w:color w:val="000000" w:themeColor="text1"/>
          <w:sz w:val="26"/>
          <w:szCs w:val="26"/>
        </w:rPr>
        <w:t>Phan Hồng Mai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, </w:t>
      </w:r>
      <w:r>
        <w:rPr>
          <w:rFonts w:eastAsiaTheme="minorHAnsi"/>
          <w:color w:val="000000" w:themeColor="text1"/>
          <w:sz w:val="26"/>
          <w:szCs w:val="26"/>
        </w:rPr>
        <w:t>Phạm Nguyên Huân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.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Hiệu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quả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của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phẫu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thuật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làm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chắc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nhu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mô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giác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mạc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bằng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tia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cực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tím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và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riboflavin (</w:t>
      </w:r>
      <w:r w:rsidRPr="009E757A">
        <w:rPr>
          <w:rFonts w:eastAsiaTheme="minorHAnsi"/>
          <w:caps/>
          <w:color w:val="000000" w:themeColor="text1"/>
          <w:sz w:val="26"/>
          <w:szCs w:val="26"/>
        </w:rPr>
        <w:t>Uv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r>
        <w:rPr>
          <w:rFonts w:eastAsiaTheme="minorHAnsi"/>
          <w:color w:val="000000" w:themeColor="text1"/>
          <w:sz w:val="26"/>
          <w:szCs w:val="26"/>
        </w:rPr>
        <w:t>Corneal C</w:t>
      </w:r>
      <w:r w:rsidRPr="00B20097">
        <w:rPr>
          <w:rFonts w:eastAsiaTheme="minorHAnsi"/>
          <w:color w:val="000000" w:themeColor="text1"/>
          <w:sz w:val="26"/>
          <w:szCs w:val="26"/>
        </w:rPr>
        <w:t xml:space="preserve">rosslinking)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trong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điều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trị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bệnh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nhân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giác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mạc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hình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color w:val="000000" w:themeColor="text1"/>
          <w:sz w:val="26"/>
          <w:szCs w:val="26"/>
        </w:rPr>
        <w:t>chóp</w:t>
      </w:r>
      <w:proofErr w:type="spellEnd"/>
      <w:r w:rsidRPr="00B20097">
        <w:rPr>
          <w:rFonts w:eastAsiaTheme="minorHAnsi"/>
          <w:color w:val="000000" w:themeColor="text1"/>
          <w:sz w:val="26"/>
          <w:szCs w:val="26"/>
        </w:rPr>
        <w:t xml:space="preserve">.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Tạp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Chí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Học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>Việt</w:t>
      </w:r>
      <w:proofErr w:type="spellEnd"/>
      <w:r w:rsidRPr="00B20097">
        <w:rPr>
          <w:rFonts w:eastAsiaTheme="minorHAnsi"/>
          <w:i/>
          <w:iCs/>
          <w:color w:val="000000" w:themeColor="text1"/>
          <w:sz w:val="26"/>
          <w:szCs w:val="26"/>
        </w:rPr>
        <w:t xml:space="preserve"> Nam</w:t>
      </w:r>
      <w:r w:rsidRPr="00B20097">
        <w:rPr>
          <w:rFonts w:eastAsiaTheme="minorHAnsi"/>
          <w:color w:val="000000" w:themeColor="text1"/>
          <w:sz w:val="26"/>
          <w:szCs w:val="26"/>
        </w:rPr>
        <w:t>. 2026;558(3)</w:t>
      </w:r>
      <w:r>
        <w:rPr>
          <w:rFonts w:eastAsiaTheme="minorHAnsi"/>
          <w:color w:val="000000" w:themeColor="text1"/>
          <w:sz w:val="26"/>
          <w:szCs w:val="26"/>
        </w:rPr>
        <w:t>:13-16</w:t>
      </w:r>
      <w:r w:rsidR="00B3193B">
        <w:rPr>
          <w:rFonts w:eastAsiaTheme="minorHAnsi"/>
          <w:color w:val="000000" w:themeColor="text1"/>
          <w:sz w:val="26"/>
          <w:szCs w:val="26"/>
          <w:lang w:val="vi-VN"/>
        </w:rPr>
        <w:t>.</w:t>
      </w:r>
    </w:p>
    <w:p w14:paraId="6BB809D1" w14:textId="77777777" w:rsidR="00F1125E" w:rsidRDefault="00F1125E" w:rsidP="00B73182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</w:p>
    <w:p w14:paraId="3300B243" w14:textId="77777777" w:rsidR="009C3D93" w:rsidRDefault="009C3D93" w:rsidP="00B73182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</w:p>
    <w:p w14:paraId="204C7A87" w14:textId="67C86812" w:rsidR="009C3D93" w:rsidRDefault="009C3D93" w:rsidP="00B73182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  <w:r>
        <w:rPr>
          <w:color w:val="000000" w:themeColor="text1"/>
          <w:sz w:val="26"/>
          <w:szCs w:val="26"/>
          <w:lang w:val="vi-VN"/>
        </w:rPr>
        <w:t>Với sách:</w:t>
      </w:r>
      <w:r w:rsidR="00B3193B">
        <w:rPr>
          <w:color w:val="000000" w:themeColor="text1"/>
          <w:sz w:val="26"/>
          <w:szCs w:val="26"/>
          <w:lang w:val="vi-VN"/>
        </w:rPr>
        <w:t xml:space="preserve"> Cũng phải có năm xuất bản và số trang.</w:t>
      </w:r>
    </w:p>
    <w:p w14:paraId="344C202D" w14:textId="77777777" w:rsidR="009C3D93" w:rsidRDefault="009C3D93" w:rsidP="00B73182">
      <w:pPr>
        <w:spacing w:line="360" w:lineRule="auto"/>
        <w:jc w:val="both"/>
        <w:rPr>
          <w:color w:val="000000" w:themeColor="text1"/>
          <w:sz w:val="26"/>
          <w:szCs w:val="26"/>
          <w:lang w:val="vi-VN"/>
        </w:rPr>
      </w:pPr>
    </w:p>
    <w:p w14:paraId="258BB53A" w14:textId="52CE10B0" w:rsidR="009C3D93" w:rsidRPr="009C3D93" w:rsidRDefault="009C3D93" w:rsidP="009C3D93">
      <w:pPr>
        <w:pStyle w:val="ListParagraph"/>
        <w:numPr>
          <w:ilvl w:val="0"/>
          <w:numId w:val="49"/>
        </w:numPr>
        <w:spacing w:line="360" w:lineRule="auto"/>
        <w:jc w:val="both"/>
        <w:rPr>
          <w:color w:val="000000" w:themeColor="text1"/>
          <w:sz w:val="26"/>
          <w:szCs w:val="26"/>
          <w:lang w:val="vi-VN"/>
        </w:rPr>
        <w:sectPr w:rsidR="009C3D93" w:rsidRPr="009C3D93" w:rsidSect="00F1125E">
          <w:headerReference w:type="default" r:id="rId19"/>
          <w:pgSz w:w="11906" w:h="16838" w:code="9"/>
          <w:pgMar w:top="1985" w:right="1134" w:bottom="1701" w:left="1985" w:header="964" w:footer="680" w:gutter="0"/>
          <w:cols w:space="720"/>
          <w:noEndnote/>
          <w:docGrid w:linePitch="360"/>
        </w:sectPr>
      </w:pPr>
      <w:r w:rsidRPr="009C3D93">
        <w:rPr>
          <w:color w:val="000000" w:themeColor="text1"/>
          <w:sz w:val="26"/>
          <w:szCs w:val="26"/>
          <w:lang w:val="vi-VN"/>
        </w:rPr>
        <w:t xml:space="preserve">Phan Dẫn và </w:t>
      </w:r>
      <w:r>
        <w:rPr>
          <w:color w:val="000000" w:themeColor="text1"/>
          <w:sz w:val="26"/>
          <w:szCs w:val="26"/>
          <w:lang w:val="vi-VN"/>
        </w:rPr>
        <w:t xml:space="preserve"> cộng sự . Giải phẫu Mắt . </w:t>
      </w:r>
      <w:r w:rsidRPr="009C3D93">
        <w:rPr>
          <w:i/>
          <w:iCs/>
          <w:color w:val="000000" w:themeColor="text1"/>
          <w:sz w:val="26"/>
          <w:szCs w:val="26"/>
          <w:lang w:val="vi-VN"/>
        </w:rPr>
        <w:t>Nhà xuất bản Y học</w:t>
      </w:r>
      <w:r>
        <w:rPr>
          <w:color w:val="000000" w:themeColor="text1"/>
          <w:sz w:val="26"/>
          <w:szCs w:val="26"/>
          <w:lang w:val="vi-VN"/>
        </w:rPr>
        <w:t>. 1996:</w:t>
      </w:r>
      <w:r w:rsidR="00B3193B">
        <w:rPr>
          <w:color w:val="000000" w:themeColor="text1"/>
          <w:sz w:val="26"/>
          <w:szCs w:val="26"/>
          <w:lang w:val="vi-VN"/>
        </w:rPr>
        <w:t>105-110.</w:t>
      </w:r>
      <w:r>
        <w:rPr>
          <w:color w:val="000000" w:themeColor="text1"/>
          <w:sz w:val="26"/>
          <w:szCs w:val="26"/>
          <w:lang w:val="vi-VN"/>
        </w:rPr>
        <w:t xml:space="preserve"> </w:t>
      </w:r>
    </w:p>
    <w:p w14:paraId="4F653A03" w14:textId="0DEA5701" w:rsidR="00FE7897" w:rsidRPr="006E7F73" w:rsidRDefault="00FE7897" w:rsidP="00F1125E">
      <w:pPr>
        <w:spacing w:line="360" w:lineRule="auto"/>
        <w:jc w:val="center"/>
        <w:rPr>
          <w:b/>
          <w:color w:val="000000" w:themeColor="text1"/>
          <w:sz w:val="28"/>
          <w:szCs w:val="26"/>
        </w:rPr>
      </w:pPr>
      <w:r w:rsidRPr="00F1125E">
        <w:rPr>
          <w:b/>
          <w:color w:val="000000" w:themeColor="text1"/>
          <w:sz w:val="28"/>
          <w:szCs w:val="26"/>
        </w:rPr>
        <w:lastRenderedPageBreak/>
        <w:t>PHỤ</w:t>
      </w:r>
      <w:r w:rsidRPr="00F1125E">
        <w:rPr>
          <w:b/>
          <w:color w:val="000000" w:themeColor="text1"/>
          <w:sz w:val="28"/>
          <w:szCs w:val="26"/>
          <w:lang w:val="vi-VN"/>
        </w:rPr>
        <w:t xml:space="preserve"> LỤC</w:t>
      </w:r>
      <w:r w:rsidR="006E7F73">
        <w:rPr>
          <w:b/>
          <w:color w:val="000000" w:themeColor="text1"/>
          <w:sz w:val="28"/>
          <w:szCs w:val="26"/>
        </w:rPr>
        <w:t xml:space="preserve"> 1</w:t>
      </w:r>
    </w:p>
    <w:p w14:paraId="3A154DD8" w14:textId="324A8479" w:rsidR="00481577" w:rsidRPr="00F1125E" w:rsidRDefault="006E7F73" w:rsidP="00F1125E">
      <w:pPr>
        <w:spacing w:line="360" w:lineRule="auto"/>
        <w:jc w:val="center"/>
        <w:rPr>
          <w:b/>
          <w:color w:val="000000" w:themeColor="text1"/>
          <w:sz w:val="28"/>
          <w:szCs w:val="26"/>
          <w:lang w:val="vi-VN"/>
        </w:rPr>
      </w:pPr>
      <w:r>
        <w:rPr>
          <w:b/>
          <w:color w:val="000000" w:themeColor="text1"/>
          <w:sz w:val="28"/>
          <w:szCs w:val="26"/>
        </w:rPr>
        <w:t>BỆNH ÁN NGHIÊN CỨU</w:t>
      </w:r>
    </w:p>
    <w:p w14:paraId="21B64AD2" w14:textId="77777777" w:rsidR="00F1125E" w:rsidRDefault="00F1125E" w:rsidP="00F1125E">
      <w:pPr>
        <w:spacing w:line="360" w:lineRule="auto"/>
        <w:rPr>
          <w:color w:val="000000" w:themeColor="text1"/>
          <w:sz w:val="26"/>
          <w:szCs w:val="26"/>
        </w:rPr>
      </w:pPr>
    </w:p>
    <w:p w14:paraId="564DEC34" w14:textId="03F35F81" w:rsidR="006E7F73" w:rsidRDefault="002F183C" w:rsidP="006E7F73">
      <w:pPr>
        <w:spacing w:line="360" w:lineRule="auto"/>
        <w:jc w:val="center"/>
        <w:rPr>
          <w:color w:val="000000" w:themeColor="text1"/>
          <w:sz w:val="22"/>
          <w:szCs w:val="22"/>
        </w:rPr>
      </w:pPr>
      <w:r w:rsidRPr="00CF3573">
        <w:rPr>
          <w:color w:val="000000" w:themeColor="text1"/>
          <w:sz w:val="22"/>
          <w:szCs w:val="22"/>
        </w:rPr>
        <w:t>……</w:t>
      </w:r>
      <w:r w:rsidR="006E7F73">
        <w:rPr>
          <w:color w:val="000000" w:themeColor="text1"/>
          <w:sz w:val="22"/>
          <w:szCs w:val="22"/>
        </w:rPr>
        <w:t>………………………………………………………………………………..</w:t>
      </w:r>
    </w:p>
    <w:p w14:paraId="0A4CBEE5" w14:textId="345534ED" w:rsidR="00911ADE" w:rsidRPr="00911ADE" w:rsidRDefault="00911ADE" w:rsidP="005730D9">
      <w:pPr>
        <w:spacing w:after="160" w:line="259" w:lineRule="auto"/>
        <w:rPr>
          <w:color w:val="000000" w:themeColor="text1"/>
        </w:rPr>
      </w:pPr>
    </w:p>
    <w:sectPr w:rsidR="00911ADE" w:rsidRPr="00911ADE" w:rsidSect="00F1125E">
      <w:headerReference w:type="default" r:id="rId20"/>
      <w:headerReference w:type="first" r:id="rId21"/>
      <w:pgSz w:w="11900" w:h="16840" w:code="9"/>
      <w:pgMar w:top="1418" w:right="1134" w:bottom="1418" w:left="1701" w:header="964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15742" w14:textId="77777777" w:rsidR="003934EF" w:rsidRDefault="003934EF">
      <w:r>
        <w:separator/>
      </w:r>
    </w:p>
  </w:endnote>
  <w:endnote w:type="continuationSeparator" w:id="0">
    <w:p w14:paraId="75C1D426" w14:textId="77777777" w:rsidR="003934EF" w:rsidRDefault="00393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MinionPro-It">
    <w:altName w:val="Cambria"/>
    <w:panose1 w:val="00000000000000000000"/>
    <w:charset w:val="00"/>
    <w:family w:val="roman"/>
    <w:notTrueType/>
    <w:pitch w:val="default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notTrueType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P7B72">
    <w:altName w:val="Segoe Print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352D34" w14:textId="77777777" w:rsidR="003934EF" w:rsidRDefault="003934EF">
      <w:r>
        <w:separator/>
      </w:r>
    </w:p>
  </w:footnote>
  <w:footnote w:type="continuationSeparator" w:id="0">
    <w:p w14:paraId="2C2430C7" w14:textId="77777777" w:rsidR="003934EF" w:rsidRDefault="003934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39081011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375B6744" w14:textId="24F9D324" w:rsidR="00CD05A5" w:rsidRDefault="00CD05A5" w:rsidP="003855F4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D902FCE" w14:textId="77777777" w:rsidR="00CD05A5" w:rsidRDefault="00CD05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BC533" w14:textId="77777777" w:rsidR="00CD05A5" w:rsidRPr="00556C5B" w:rsidRDefault="00CD05A5" w:rsidP="00B14E69">
    <w:pPr>
      <w:pStyle w:val="Header"/>
      <w:jc w:val="center"/>
      <w:rPr>
        <w:rFonts w:ascii="Times New Roman" w:hAnsi="Times New Roman" w:cs="Times New Roman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0D186F" w14:textId="77777777" w:rsidR="00CD05A5" w:rsidRPr="00A27427" w:rsidRDefault="00CD05A5" w:rsidP="00B14E69">
    <w:pPr>
      <w:pStyle w:val="Header"/>
      <w:jc w:val="center"/>
      <w:rPr>
        <w:lang w:val="en-US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989753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5ABEADA8" w14:textId="573A5E38" w:rsidR="00CD05A5" w:rsidRPr="003608B7" w:rsidRDefault="00CD05A5" w:rsidP="003608B7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3608B7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3608B7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3608B7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AF33D5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3608B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504518221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F86FD3D" w14:textId="0840AB73" w:rsidR="00CD05A5" w:rsidRDefault="00CD05A5" w:rsidP="008B7B0B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385DEEFE" w14:textId="77777777" w:rsidR="00CD05A5" w:rsidRDefault="00CD05A5" w:rsidP="00B14E69">
    <w:pPr>
      <w:pStyle w:val="Header"/>
      <w:jc w:val="center"/>
    </w:pPr>
  </w:p>
  <w:p w14:paraId="34675CED" w14:textId="77777777" w:rsidR="00CD05A5" w:rsidRDefault="00CD05A5" w:rsidP="00B14E69">
    <w:pPr>
      <w:pStyle w:val="Header"/>
      <w:jc w:val="center"/>
    </w:pPr>
  </w:p>
  <w:p w14:paraId="4104450A" w14:textId="77777777" w:rsidR="00CD05A5" w:rsidRPr="008B7B0B" w:rsidRDefault="00CD05A5" w:rsidP="00B14E69">
    <w:pPr>
      <w:pStyle w:val="Header"/>
      <w:jc w:val="center"/>
    </w:pPr>
  </w:p>
  <w:p w14:paraId="06A669A2" w14:textId="452DDB10" w:rsidR="00CD05A5" w:rsidRPr="008B7B0B" w:rsidRDefault="00CD05A5" w:rsidP="00B14E69">
    <w:pPr>
      <w:pStyle w:val="Header"/>
      <w:jc w:val="center"/>
      <w:rPr>
        <w:rFonts w:ascii="Times New Roman" w:hAnsi="Times New Roman" w:cs="Times New Roman"/>
        <w:sz w:val="26"/>
        <w:szCs w:val="2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39366331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0237FE18" w14:textId="632925DC" w:rsidR="00CD05A5" w:rsidRDefault="00CD05A5" w:rsidP="00B14E69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3</w:t>
        </w:r>
        <w:r>
          <w:rPr>
            <w:rStyle w:val="PageNumber"/>
          </w:rPr>
          <w:fldChar w:fldCharType="end"/>
        </w:r>
      </w:p>
    </w:sdtContent>
  </w:sdt>
  <w:p w14:paraId="2C75EB37" w14:textId="32713D49" w:rsidR="00CD05A5" w:rsidRPr="008B7B0B" w:rsidRDefault="00CD05A5" w:rsidP="008B7B0B">
    <w:pPr>
      <w:pStyle w:val="Header"/>
      <w:rPr>
        <w:lang w:val="en-U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6ED200" w14:textId="4530B52C" w:rsidR="00CD05A5" w:rsidRPr="003608B7" w:rsidRDefault="00CD05A5" w:rsidP="003608B7">
    <w:pPr>
      <w:pStyle w:val="Header"/>
      <w:jc w:val="center"/>
      <w:rPr>
        <w:rFonts w:ascii="Times New Roman" w:hAnsi="Times New Roman" w:cs="Times New Roman"/>
        <w:sz w:val="26"/>
        <w:szCs w:val="26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3709758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6508499C" w14:textId="77777777" w:rsidR="00CD05A5" w:rsidRDefault="00CD05A5" w:rsidP="00B14E69">
        <w:pPr>
          <w:pStyle w:val="Header"/>
          <w:jc w:val="center"/>
          <w:rPr>
            <w:lang w:val="en-US"/>
          </w:rPr>
        </w:pPr>
      </w:p>
      <w:p w14:paraId="09FCCCDA" w14:textId="77777777" w:rsidR="00CD05A5" w:rsidRDefault="00CD05A5" w:rsidP="00B14E69">
        <w:pPr>
          <w:pStyle w:val="Header"/>
          <w:jc w:val="center"/>
          <w:rPr>
            <w:lang w:val="en-US"/>
          </w:rPr>
        </w:pPr>
      </w:p>
      <w:p w14:paraId="424B7F3E" w14:textId="77777777" w:rsidR="00CD05A5" w:rsidRPr="008C621F" w:rsidRDefault="003934EF" w:rsidP="00B14E69">
        <w:pPr>
          <w:pStyle w:val="Header"/>
          <w:jc w:val="center"/>
          <w:rPr>
            <w:lang w:val="en-US"/>
          </w:rPr>
        </w:pP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41164F" w14:textId="0C18BFE3" w:rsidR="00CD05A5" w:rsidRPr="006F6099" w:rsidRDefault="00CD05A5" w:rsidP="00E70990">
    <w:pPr>
      <w:pStyle w:val="Header"/>
      <w:rPr>
        <w:lang w:val="en-US"/>
      </w:rPr>
    </w:pPr>
  </w:p>
  <w:p w14:paraId="1201ADA4" w14:textId="77777777" w:rsidR="00CD05A5" w:rsidRPr="00A27427" w:rsidRDefault="00CD05A5" w:rsidP="00B14E69">
    <w:pPr>
      <w:pStyle w:val="Header"/>
      <w:jc w:val="cent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2061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416AD5"/>
    <w:multiLevelType w:val="hybridMultilevel"/>
    <w:tmpl w:val="8D52EF42"/>
    <w:lvl w:ilvl="0" w:tplc="11181BF0">
      <w:start w:val="119"/>
      <w:numFmt w:val="bullet"/>
      <w:lvlText w:val="-"/>
      <w:lvlJc w:val="left"/>
      <w:pPr>
        <w:ind w:left="-284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76" w:hanging="360"/>
      </w:pPr>
      <w:rPr>
        <w:rFonts w:ascii="Wingdings" w:hAnsi="Wingdings" w:hint="default"/>
      </w:rPr>
    </w:lvl>
  </w:abstractNum>
  <w:abstractNum w:abstractNumId="2" w15:restartNumberingAfterBreak="0">
    <w:nsid w:val="09121CB8"/>
    <w:multiLevelType w:val="hybridMultilevel"/>
    <w:tmpl w:val="1076F9CC"/>
    <w:lvl w:ilvl="0" w:tplc="7C066164">
      <w:numFmt w:val="bullet"/>
      <w:lvlText w:val="•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092335A7"/>
    <w:multiLevelType w:val="hybridMultilevel"/>
    <w:tmpl w:val="0F64BFB6"/>
    <w:lvl w:ilvl="0" w:tplc="A9500FF8">
      <w:start w:val="1"/>
      <w:numFmt w:val="bullet"/>
      <w:lvlText w:val="-"/>
      <w:lvlJc w:val="left"/>
      <w:pPr>
        <w:ind w:left="1211" w:hanging="360"/>
      </w:pPr>
      <w:rPr>
        <w:rFonts w:ascii="Times New Roman" w:eastAsia=".VnTim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 w15:restartNumberingAfterBreak="0">
    <w:nsid w:val="0D0A75F4"/>
    <w:multiLevelType w:val="hybridMultilevel"/>
    <w:tmpl w:val="BF3CF03E"/>
    <w:lvl w:ilvl="0" w:tplc="7C066164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0024B84"/>
    <w:multiLevelType w:val="hybridMultilevel"/>
    <w:tmpl w:val="8B7C8790"/>
    <w:lvl w:ilvl="0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044E21"/>
    <w:multiLevelType w:val="multilevel"/>
    <w:tmpl w:val="6854D328"/>
    <w:lvl w:ilvl="0">
      <w:start w:val="11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3410FC"/>
    <w:multiLevelType w:val="hybridMultilevel"/>
    <w:tmpl w:val="785CEDC2"/>
    <w:lvl w:ilvl="0" w:tplc="A9500FF8">
      <w:start w:val="1"/>
      <w:numFmt w:val="bullet"/>
      <w:lvlText w:val="-"/>
      <w:lvlJc w:val="left"/>
      <w:pPr>
        <w:ind w:left="927" w:hanging="360"/>
      </w:pPr>
      <w:rPr>
        <w:rFonts w:ascii="Times New Roman" w:eastAsia=".VnTime" w:hAnsi="Times New Roman" w:cs="Times New Roman" w:hint="default"/>
        <w:b w:val="0"/>
        <w:color w:val="auto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140A0474"/>
    <w:multiLevelType w:val="hybridMultilevel"/>
    <w:tmpl w:val="FA60E1D4"/>
    <w:lvl w:ilvl="0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21B8B"/>
    <w:multiLevelType w:val="hybridMultilevel"/>
    <w:tmpl w:val="884C74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</w:rPr>
    </w:lvl>
    <w:lvl w:ilvl="1" w:tplc="FFFFFFFF">
      <w:start w:val="1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D017145"/>
    <w:multiLevelType w:val="hybridMultilevel"/>
    <w:tmpl w:val="B358BA84"/>
    <w:lvl w:ilvl="0" w:tplc="7C066164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1D43378A"/>
    <w:multiLevelType w:val="hybridMultilevel"/>
    <w:tmpl w:val="D5FCA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321B9B"/>
    <w:multiLevelType w:val="hybridMultilevel"/>
    <w:tmpl w:val="BB10E9A2"/>
    <w:lvl w:ilvl="0" w:tplc="FFFFFFFF">
      <w:start w:val="11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</w:rPr>
    </w:lvl>
    <w:lvl w:ilvl="1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2" w:tplc="7C066164">
      <w:numFmt w:val="bullet"/>
      <w:lvlText w:val="•"/>
      <w:lvlJc w:val="left"/>
      <w:pPr>
        <w:ind w:left="2880" w:hanging="720"/>
      </w:pPr>
      <w:rPr>
        <w:rFonts w:ascii="Times New Roman" w:eastAsia="Times New Roman" w:hAnsi="Times New Roman" w:cs="Times New Roman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4E5D7D"/>
    <w:multiLevelType w:val="hybridMultilevel"/>
    <w:tmpl w:val="4C467278"/>
    <w:lvl w:ilvl="0" w:tplc="6CEADF9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BA1608"/>
    <w:multiLevelType w:val="hybridMultilevel"/>
    <w:tmpl w:val="853CD726"/>
    <w:lvl w:ilvl="0" w:tplc="11181BF0">
      <w:start w:val="119"/>
      <w:numFmt w:val="bullet"/>
      <w:lvlText w:val="-"/>
      <w:lvlJc w:val="left"/>
      <w:pPr>
        <w:ind w:left="2781" w:hanging="360"/>
      </w:pPr>
      <w:rPr>
        <w:rFonts w:ascii="Calibri" w:eastAsia="Calibri" w:hAnsi="Calibri" w:cs="Calibri" w:hint="default"/>
        <w:b w:val="0"/>
      </w:rPr>
    </w:lvl>
    <w:lvl w:ilvl="1" w:tplc="7C066164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41" w:hanging="360"/>
      </w:pPr>
      <w:rPr>
        <w:rFonts w:ascii="Wingdings" w:hAnsi="Wingdings" w:hint="default"/>
      </w:rPr>
    </w:lvl>
  </w:abstractNum>
  <w:abstractNum w:abstractNumId="15" w15:restartNumberingAfterBreak="0">
    <w:nsid w:val="23DF5ECA"/>
    <w:multiLevelType w:val="multilevel"/>
    <w:tmpl w:val="91B8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E7230"/>
    <w:multiLevelType w:val="hybridMultilevel"/>
    <w:tmpl w:val="A74A53AC"/>
    <w:lvl w:ilvl="0" w:tplc="FFFFFFFF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</w:rPr>
    </w:lvl>
    <w:lvl w:ilvl="1" w:tplc="FFFFFFFF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2" w:tplc="7C066164">
      <w:numFmt w:val="bullet"/>
      <w:lvlText w:val="•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1063C4"/>
    <w:multiLevelType w:val="hybridMultilevel"/>
    <w:tmpl w:val="B45EF61E"/>
    <w:lvl w:ilvl="0" w:tplc="ADCAA2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FD0B56"/>
    <w:multiLevelType w:val="hybridMultilevel"/>
    <w:tmpl w:val="3E441B7E"/>
    <w:lvl w:ilvl="0" w:tplc="A9500FF8">
      <w:start w:val="1"/>
      <w:numFmt w:val="bullet"/>
      <w:lvlText w:val="-"/>
      <w:lvlJc w:val="left"/>
      <w:pPr>
        <w:ind w:left="1210" w:hanging="360"/>
      </w:pPr>
      <w:rPr>
        <w:rFonts w:ascii="Times New Roman" w:eastAsia=".VnTime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F0B7E6E"/>
    <w:multiLevelType w:val="hybridMultilevel"/>
    <w:tmpl w:val="0FF6A3A6"/>
    <w:lvl w:ilvl="0" w:tplc="ADCAA2B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313D293D"/>
    <w:multiLevelType w:val="hybridMultilevel"/>
    <w:tmpl w:val="16A4E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B6363A"/>
    <w:multiLevelType w:val="hybridMultilevel"/>
    <w:tmpl w:val="31D6607C"/>
    <w:lvl w:ilvl="0" w:tplc="11181BF0">
      <w:start w:val="11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BA4995"/>
    <w:multiLevelType w:val="hybridMultilevel"/>
    <w:tmpl w:val="D3F0568A"/>
    <w:lvl w:ilvl="0" w:tplc="F9DAAFA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6B14C2"/>
    <w:multiLevelType w:val="hybridMultilevel"/>
    <w:tmpl w:val="1794FF3A"/>
    <w:lvl w:ilvl="0" w:tplc="7C066164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-21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</w:abstractNum>
  <w:abstractNum w:abstractNumId="24" w15:restartNumberingAfterBreak="0">
    <w:nsid w:val="3AA05CE7"/>
    <w:multiLevelType w:val="hybridMultilevel"/>
    <w:tmpl w:val="31A83F2C"/>
    <w:lvl w:ilvl="0" w:tplc="11181BF0">
      <w:start w:val="11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  <w:b w:val="0"/>
      </w:rPr>
    </w:lvl>
    <w:lvl w:ilvl="1" w:tplc="DA70B84E">
      <w:start w:val="1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E285521"/>
    <w:multiLevelType w:val="hybridMultilevel"/>
    <w:tmpl w:val="7D4682CC"/>
    <w:lvl w:ilvl="0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</w:rPr>
    </w:lvl>
    <w:lvl w:ilvl="1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2" w:tplc="11181BF0">
      <w:start w:val="119"/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  <w:b w:val="0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311228"/>
    <w:multiLevelType w:val="hybridMultilevel"/>
    <w:tmpl w:val="DDE8A6A4"/>
    <w:lvl w:ilvl="0" w:tplc="1A62AACC">
      <w:start w:val="1"/>
      <w:numFmt w:val="decimal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7" w15:restartNumberingAfterBreak="0">
    <w:nsid w:val="3F322498"/>
    <w:multiLevelType w:val="hybridMultilevel"/>
    <w:tmpl w:val="B02ACAB0"/>
    <w:lvl w:ilvl="0" w:tplc="FFFFFFFF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1181BF0">
      <w:start w:val="119"/>
      <w:numFmt w:val="bullet"/>
      <w:lvlText w:val="-"/>
      <w:lvlJc w:val="left"/>
      <w:pPr>
        <w:ind w:left="1211" w:hanging="360"/>
      </w:pPr>
      <w:rPr>
        <w:rFonts w:ascii="Calibri" w:eastAsia="Calibri" w:hAnsi="Calibri" w:cs="Calibri" w:hint="default"/>
        <w:b w:val="0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3679BF"/>
    <w:multiLevelType w:val="hybridMultilevel"/>
    <w:tmpl w:val="1F22AD46"/>
    <w:lvl w:ilvl="0" w:tplc="7C066164">
      <w:numFmt w:val="bullet"/>
      <w:lvlText w:val="•"/>
      <w:lvlJc w:val="left"/>
      <w:pPr>
        <w:ind w:left="1211" w:hanging="360"/>
      </w:pPr>
      <w:rPr>
        <w:rFonts w:ascii="Times New Roman" w:eastAsia="Times New Roman" w:hAnsi="Times New Roman" w:cs="Times New Roman" w:hint="default"/>
        <w:b w:val="0"/>
      </w:rPr>
    </w:lvl>
    <w:lvl w:ilvl="1" w:tplc="FFFFFFFF">
      <w:start w:val="1"/>
      <w:numFmt w:val="bullet"/>
      <w:lvlText w:val=""/>
      <w:lvlJc w:val="left"/>
      <w:pPr>
        <w:ind w:left="1931" w:hanging="360"/>
      </w:pPr>
      <w:rPr>
        <w:rFonts w:ascii="Wingdings" w:eastAsia="Times New Roman" w:hAnsi="Wingdings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9" w15:restartNumberingAfterBreak="0">
    <w:nsid w:val="50B45E10"/>
    <w:multiLevelType w:val="multilevel"/>
    <w:tmpl w:val="4874F12C"/>
    <w:lvl w:ilvl="0">
      <w:start w:val="1"/>
      <w:numFmt w:val="bullet"/>
      <w:lvlText w:val="-"/>
      <w:lvlJc w:val="left"/>
      <w:pPr>
        <w:ind w:left="1352" w:hanging="360"/>
      </w:pPr>
      <w:rPr>
        <w:rFonts w:ascii="Times New Roman" w:eastAsia=".VnTime" w:hAnsi="Times New Roman" w:cs="Times New Roman" w:hint="default"/>
        <w:b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04990"/>
    <w:multiLevelType w:val="hybridMultilevel"/>
    <w:tmpl w:val="5ECC4CA0"/>
    <w:lvl w:ilvl="0" w:tplc="A9500FF8">
      <w:start w:val="1"/>
      <w:numFmt w:val="bullet"/>
      <w:lvlText w:val="-"/>
      <w:lvlJc w:val="left"/>
      <w:pPr>
        <w:ind w:left="1210" w:hanging="360"/>
      </w:pPr>
      <w:rPr>
        <w:rFonts w:ascii="Times New Roman" w:eastAsia=".VnTime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1" w15:restartNumberingAfterBreak="0">
    <w:nsid w:val="546B63A7"/>
    <w:multiLevelType w:val="hybridMultilevel"/>
    <w:tmpl w:val="D04A27B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AA5375"/>
    <w:multiLevelType w:val="hybridMultilevel"/>
    <w:tmpl w:val="ECCAB0DA"/>
    <w:lvl w:ilvl="0" w:tplc="11181BF0">
      <w:start w:val="1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8D04FB"/>
    <w:multiLevelType w:val="hybridMultilevel"/>
    <w:tmpl w:val="A1CC87F0"/>
    <w:lvl w:ilvl="0" w:tplc="ADCAA2B8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80" w:hanging="360"/>
      </w:pPr>
      <w:rPr>
        <w:rFonts w:ascii="Wingdings" w:hAnsi="Wingdings" w:hint="default"/>
      </w:rPr>
    </w:lvl>
  </w:abstractNum>
  <w:abstractNum w:abstractNumId="34" w15:restartNumberingAfterBreak="0">
    <w:nsid w:val="61385A40"/>
    <w:multiLevelType w:val="hybridMultilevel"/>
    <w:tmpl w:val="F8D4A3A8"/>
    <w:lvl w:ilvl="0" w:tplc="7C066164">
      <w:numFmt w:val="bullet"/>
      <w:lvlText w:val="•"/>
      <w:lvlJc w:val="left"/>
      <w:pPr>
        <w:ind w:left="1211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5" w15:restartNumberingAfterBreak="0">
    <w:nsid w:val="658A2844"/>
    <w:multiLevelType w:val="hybridMultilevel"/>
    <w:tmpl w:val="51CA3364"/>
    <w:lvl w:ilvl="0" w:tplc="1A62AACC">
      <w:start w:val="1"/>
      <w:numFmt w:val="decimal"/>
      <w:lvlText w:val="(%1)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36" w15:restartNumberingAfterBreak="0">
    <w:nsid w:val="692A3232"/>
    <w:multiLevelType w:val="hybridMultilevel"/>
    <w:tmpl w:val="E406615C"/>
    <w:lvl w:ilvl="0" w:tplc="A9500FF8">
      <w:start w:val="1"/>
      <w:numFmt w:val="bullet"/>
      <w:lvlText w:val="-"/>
      <w:lvlJc w:val="left"/>
      <w:pPr>
        <w:ind w:left="720" w:hanging="360"/>
      </w:pPr>
      <w:rPr>
        <w:rFonts w:ascii="Times New Roman" w:eastAsia=".VnTime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CF51AB"/>
    <w:multiLevelType w:val="hybridMultilevel"/>
    <w:tmpl w:val="26E44F46"/>
    <w:lvl w:ilvl="0" w:tplc="A9500FF8">
      <w:start w:val="1"/>
      <w:numFmt w:val="bullet"/>
      <w:lvlText w:val="-"/>
      <w:lvlJc w:val="left"/>
      <w:pPr>
        <w:ind w:left="720" w:hanging="360"/>
      </w:pPr>
      <w:rPr>
        <w:rFonts w:ascii="Times New Roman" w:eastAsia=".VnTime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254A0B"/>
    <w:multiLevelType w:val="multilevel"/>
    <w:tmpl w:val="A740D9FC"/>
    <w:styleLink w:val="CurrentList1"/>
    <w:lvl w:ilvl="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2A907AB"/>
    <w:multiLevelType w:val="multilevel"/>
    <w:tmpl w:val="BFB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6142C"/>
    <w:multiLevelType w:val="hybridMultilevel"/>
    <w:tmpl w:val="318C27A8"/>
    <w:lvl w:ilvl="0" w:tplc="13842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E7768">
      <w:start w:val="1"/>
      <w:numFmt w:val="bullet"/>
      <w:pStyle w:val="BulletPointsHeading2Secondary"/>
      <w:lvlText w:val="o"/>
      <w:lvlJc w:val="left"/>
      <w:pPr>
        <w:ind w:left="2345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77CA5E57"/>
    <w:multiLevelType w:val="hybridMultilevel"/>
    <w:tmpl w:val="D8C246AE"/>
    <w:lvl w:ilvl="0" w:tplc="7C066164">
      <w:numFmt w:val="bullet"/>
      <w:lvlText w:val="•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2" w15:restartNumberingAfterBreak="0">
    <w:nsid w:val="7A7643C9"/>
    <w:multiLevelType w:val="multilevel"/>
    <w:tmpl w:val="9300FF36"/>
    <w:lvl w:ilvl="0">
      <w:start w:val="1"/>
      <w:numFmt w:val="bullet"/>
      <w:lvlText w:val="-"/>
      <w:lvlJc w:val="left"/>
      <w:pPr>
        <w:ind w:left="1210" w:hanging="360"/>
      </w:pPr>
      <w:rPr>
        <w:rFonts w:ascii="Times New Roman" w:eastAsia=".VnTime" w:hAnsi="Times New Roman" w:cs="Times New Roman" w:hint="default"/>
        <w:b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326DC2"/>
    <w:multiLevelType w:val="hybridMultilevel"/>
    <w:tmpl w:val="E1306BD8"/>
    <w:lvl w:ilvl="0" w:tplc="A9500FF8">
      <w:start w:val="1"/>
      <w:numFmt w:val="bullet"/>
      <w:lvlText w:val="-"/>
      <w:lvlJc w:val="left"/>
      <w:pPr>
        <w:ind w:left="927" w:hanging="360"/>
      </w:pPr>
      <w:rPr>
        <w:rFonts w:ascii="Times New Roman" w:eastAsia=".VnTime" w:hAnsi="Times New Roman" w:cs="Times New Roman" w:hint="default"/>
        <w:b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4" w15:restartNumberingAfterBreak="0">
    <w:nsid w:val="7B344587"/>
    <w:multiLevelType w:val="hybridMultilevel"/>
    <w:tmpl w:val="3CB2C264"/>
    <w:lvl w:ilvl="0" w:tplc="759A191A">
      <w:start w:val="1"/>
      <w:numFmt w:val="bullet"/>
      <w:pStyle w:val="MainPrimary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B26FDA0">
      <w:start w:val="1"/>
      <w:numFmt w:val="bullet"/>
      <w:pStyle w:val="MainSecondaryBullet"/>
      <w:lvlText w:val="o"/>
      <w:lvlJc w:val="left"/>
      <w:pPr>
        <w:ind w:left="4548" w:hanging="360"/>
      </w:pPr>
      <w:rPr>
        <w:rFonts w:ascii="Courier New" w:hAnsi="Courier New" w:cs="Courier New" w:hint="default"/>
      </w:rPr>
    </w:lvl>
    <w:lvl w:ilvl="2" w:tplc="B6405A36">
      <w:start w:val="1"/>
      <w:numFmt w:val="bullet"/>
      <w:pStyle w:val="MainTertiary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DB60C3"/>
    <w:multiLevelType w:val="multilevel"/>
    <w:tmpl w:val="65A25308"/>
    <w:lvl w:ilvl="0">
      <w:start w:val="1"/>
      <w:numFmt w:val="bullet"/>
      <w:lvlText w:val="-"/>
      <w:lvlJc w:val="left"/>
      <w:pPr>
        <w:ind w:left="1210" w:hanging="360"/>
      </w:pPr>
      <w:rPr>
        <w:rFonts w:ascii="Times New Roman" w:eastAsia=".VnTime" w:hAnsi="Times New Roman" w:cs="Times New Roman" w:hint="default"/>
        <w:b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7A084B"/>
    <w:multiLevelType w:val="hybridMultilevel"/>
    <w:tmpl w:val="E64EBE7A"/>
    <w:lvl w:ilvl="0" w:tplc="ADCAA2B8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-35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8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5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2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9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681" w:hanging="360"/>
      </w:pPr>
      <w:rPr>
        <w:rFonts w:ascii="Wingdings" w:hAnsi="Wingdings" w:hint="default"/>
      </w:rPr>
    </w:lvl>
  </w:abstractNum>
  <w:abstractNum w:abstractNumId="47" w15:restartNumberingAfterBreak="0">
    <w:nsid w:val="7F4D0B8D"/>
    <w:multiLevelType w:val="hybridMultilevel"/>
    <w:tmpl w:val="6106B6A4"/>
    <w:lvl w:ilvl="0" w:tplc="EBCEC7A2">
      <w:start w:val="1"/>
      <w:numFmt w:val="bullet"/>
      <w:pStyle w:val="Primary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29F10">
      <w:start w:val="1"/>
      <w:numFmt w:val="bullet"/>
      <w:pStyle w:val="Tablesecondary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F792057"/>
    <w:multiLevelType w:val="hybridMultilevel"/>
    <w:tmpl w:val="A740D9FC"/>
    <w:lvl w:ilvl="0" w:tplc="7C06616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7"/>
  </w:num>
  <w:num w:numId="2">
    <w:abstractNumId w:val="40"/>
  </w:num>
  <w:num w:numId="3">
    <w:abstractNumId w:val="47"/>
  </w:num>
  <w:num w:numId="4">
    <w:abstractNumId w:val="44"/>
  </w:num>
  <w:num w:numId="5">
    <w:abstractNumId w:val="36"/>
  </w:num>
  <w:num w:numId="6">
    <w:abstractNumId w:val="30"/>
  </w:num>
  <w:num w:numId="7">
    <w:abstractNumId w:val="18"/>
  </w:num>
  <w:num w:numId="8">
    <w:abstractNumId w:val="25"/>
  </w:num>
  <w:num w:numId="9">
    <w:abstractNumId w:val="32"/>
  </w:num>
  <w:num w:numId="10">
    <w:abstractNumId w:val="29"/>
  </w:num>
  <w:num w:numId="11">
    <w:abstractNumId w:val="6"/>
  </w:num>
  <w:num w:numId="12">
    <w:abstractNumId w:val="24"/>
  </w:num>
  <w:num w:numId="13">
    <w:abstractNumId w:val="12"/>
  </w:num>
  <w:num w:numId="14">
    <w:abstractNumId w:val="1"/>
  </w:num>
  <w:num w:numId="15">
    <w:abstractNumId w:val="14"/>
  </w:num>
  <w:num w:numId="16">
    <w:abstractNumId w:val="8"/>
  </w:num>
  <w:num w:numId="17">
    <w:abstractNumId w:val="5"/>
  </w:num>
  <w:num w:numId="18">
    <w:abstractNumId w:val="33"/>
  </w:num>
  <w:num w:numId="19">
    <w:abstractNumId w:val="42"/>
  </w:num>
  <w:num w:numId="20">
    <w:abstractNumId w:val="21"/>
  </w:num>
  <w:num w:numId="21">
    <w:abstractNumId w:val="27"/>
  </w:num>
  <w:num w:numId="22">
    <w:abstractNumId w:val="3"/>
  </w:num>
  <w:num w:numId="23">
    <w:abstractNumId w:val="26"/>
  </w:num>
  <w:num w:numId="24">
    <w:abstractNumId w:val="35"/>
  </w:num>
  <w:num w:numId="25">
    <w:abstractNumId w:val="19"/>
  </w:num>
  <w:num w:numId="26">
    <w:abstractNumId w:val="17"/>
  </w:num>
  <w:num w:numId="27">
    <w:abstractNumId w:val="7"/>
  </w:num>
  <w:num w:numId="28">
    <w:abstractNumId w:val="39"/>
  </w:num>
  <w:num w:numId="29">
    <w:abstractNumId w:val="43"/>
  </w:num>
  <w:num w:numId="30">
    <w:abstractNumId w:val="34"/>
  </w:num>
  <w:num w:numId="31">
    <w:abstractNumId w:val="46"/>
  </w:num>
  <w:num w:numId="32">
    <w:abstractNumId w:val="48"/>
  </w:num>
  <w:num w:numId="33">
    <w:abstractNumId w:val="9"/>
  </w:num>
  <w:num w:numId="34">
    <w:abstractNumId w:val="28"/>
  </w:num>
  <w:num w:numId="35">
    <w:abstractNumId w:val="23"/>
  </w:num>
  <w:num w:numId="36">
    <w:abstractNumId w:val="10"/>
  </w:num>
  <w:num w:numId="37">
    <w:abstractNumId w:val="4"/>
  </w:num>
  <w:num w:numId="38">
    <w:abstractNumId w:val="22"/>
  </w:num>
  <w:num w:numId="39">
    <w:abstractNumId w:val="41"/>
  </w:num>
  <w:num w:numId="40">
    <w:abstractNumId w:val="16"/>
  </w:num>
  <w:num w:numId="41">
    <w:abstractNumId w:val="2"/>
  </w:num>
  <w:num w:numId="42">
    <w:abstractNumId w:val="45"/>
  </w:num>
  <w:num w:numId="43">
    <w:abstractNumId w:val="15"/>
  </w:num>
  <w:num w:numId="44">
    <w:abstractNumId w:val="38"/>
  </w:num>
  <w:num w:numId="45">
    <w:abstractNumId w:val="0"/>
  </w:num>
  <w:num w:numId="46">
    <w:abstractNumId w:val="31"/>
  </w:num>
  <w:num w:numId="47">
    <w:abstractNumId w:val="13"/>
  </w:num>
  <w:num w:numId="48">
    <w:abstractNumId w:val="11"/>
  </w:num>
  <w:num w:numId="49">
    <w:abstractNumId w:val="20"/>
  </w:num>
  <w:numIdMacAtCleanup w:val="28"/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F74"/>
    <w:rsid w:val="00000F61"/>
    <w:rsid w:val="000027A8"/>
    <w:rsid w:val="00003ACD"/>
    <w:rsid w:val="00004E40"/>
    <w:rsid w:val="000050A8"/>
    <w:rsid w:val="00005A9E"/>
    <w:rsid w:val="00006A13"/>
    <w:rsid w:val="00006A46"/>
    <w:rsid w:val="0000732C"/>
    <w:rsid w:val="00007F6D"/>
    <w:rsid w:val="00010634"/>
    <w:rsid w:val="00010A14"/>
    <w:rsid w:val="000129D4"/>
    <w:rsid w:val="0001312A"/>
    <w:rsid w:val="00015207"/>
    <w:rsid w:val="00016A17"/>
    <w:rsid w:val="00017082"/>
    <w:rsid w:val="00020309"/>
    <w:rsid w:val="000208A4"/>
    <w:rsid w:val="00022E96"/>
    <w:rsid w:val="00024879"/>
    <w:rsid w:val="00024C7B"/>
    <w:rsid w:val="00026EC6"/>
    <w:rsid w:val="00031758"/>
    <w:rsid w:val="000323BC"/>
    <w:rsid w:val="00033308"/>
    <w:rsid w:val="000335A8"/>
    <w:rsid w:val="0003365F"/>
    <w:rsid w:val="0003367A"/>
    <w:rsid w:val="00033783"/>
    <w:rsid w:val="00033B3C"/>
    <w:rsid w:val="0003456D"/>
    <w:rsid w:val="000360B1"/>
    <w:rsid w:val="000376B5"/>
    <w:rsid w:val="000415FE"/>
    <w:rsid w:val="000423DB"/>
    <w:rsid w:val="000428A8"/>
    <w:rsid w:val="00042CDA"/>
    <w:rsid w:val="00046C3C"/>
    <w:rsid w:val="00052D68"/>
    <w:rsid w:val="00052F3E"/>
    <w:rsid w:val="00054595"/>
    <w:rsid w:val="00054A84"/>
    <w:rsid w:val="0005528B"/>
    <w:rsid w:val="00055941"/>
    <w:rsid w:val="00060592"/>
    <w:rsid w:val="0006152C"/>
    <w:rsid w:val="00061577"/>
    <w:rsid w:val="00062A14"/>
    <w:rsid w:val="00063733"/>
    <w:rsid w:val="00064878"/>
    <w:rsid w:val="0006543B"/>
    <w:rsid w:val="00066D79"/>
    <w:rsid w:val="0007069E"/>
    <w:rsid w:val="0007110A"/>
    <w:rsid w:val="00071174"/>
    <w:rsid w:val="00074D2B"/>
    <w:rsid w:val="00077D67"/>
    <w:rsid w:val="000800B8"/>
    <w:rsid w:val="00080C27"/>
    <w:rsid w:val="00082AB1"/>
    <w:rsid w:val="00082FED"/>
    <w:rsid w:val="000831D6"/>
    <w:rsid w:val="0008334C"/>
    <w:rsid w:val="0008366C"/>
    <w:rsid w:val="00083981"/>
    <w:rsid w:val="00084020"/>
    <w:rsid w:val="00084483"/>
    <w:rsid w:val="0008459B"/>
    <w:rsid w:val="000869CD"/>
    <w:rsid w:val="00086B39"/>
    <w:rsid w:val="000904F1"/>
    <w:rsid w:val="0009154F"/>
    <w:rsid w:val="00094E80"/>
    <w:rsid w:val="00095AE7"/>
    <w:rsid w:val="00095D2B"/>
    <w:rsid w:val="000A0915"/>
    <w:rsid w:val="000A16FA"/>
    <w:rsid w:val="000A1A7D"/>
    <w:rsid w:val="000A2759"/>
    <w:rsid w:val="000A5C89"/>
    <w:rsid w:val="000A5CDD"/>
    <w:rsid w:val="000A5FA6"/>
    <w:rsid w:val="000B322C"/>
    <w:rsid w:val="000B46E5"/>
    <w:rsid w:val="000B640A"/>
    <w:rsid w:val="000C07F6"/>
    <w:rsid w:val="000C07FD"/>
    <w:rsid w:val="000C0DB6"/>
    <w:rsid w:val="000C12F6"/>
    <w:rsid w:val="000C268E"/>
    <w:rsid w:val="000C3533"/>
    <w:rsid w:val="000C3A6F"/>
    <w:rsid w:val="000C7720"/>
    <w:rsid w:val="000C7F42"/>
    <w:rsid w:val="000D0719"/>
    <w:rsid w:val="000D1D56"/>
    <w:rsid w:val="000D28D0"/>
    <w:rsid w:val="000D3580"/>
    <w:rsid w:val="000D36A3"/>
    <w:rsid w:val="000D38B4"/>
    <w:rsid w:val="000D3C49"/>
    <w:rsid w:val="000D4A43"/>
    <w:rsid w:val="000D7173"/>
    <w:rsid w:val="000D7204"/>
    <w:rsid w:val="000D7789"/>
    <w:rsid w:val="000E0A7F"/>
    <w:rsid w:val="000E478E"/>
    <w:rsid w:val="000E4FBB"/>
    <w:rsid w:val="000E5F71"/>
    <w:rsid w:val="000E637A"/>
    <w:rsid w:val="000E76B4"/>
    <w:rsid w:val="000E7EF6"/>
    <w:rsid w:val="000F1D0C"/>
    <w:rsid w:val="000F2D9F"/>
    <w:rsid w:val="000F31EF"/>
    <w:rsid w:val="000F3C37"/>
    <w:rsid w:val="000F6812"/>
    <w:rsid w:val="000F7257"/>
    <w:rsid w:val="000F7414"/>
    <w:rsid w:val="001000EB"/>
    <w:rsid w:val="00101094"/>
    <w:rsid w:val="00101806"/>
    <w:rsid w:val="0010294D"/>
    <w:rsid w:val="001052B5"/>
    <w:rsid w:val="00105C2A"/>
    <w:rsid w:val="00107564"/>
    <w:rsid w:val="00107636"/>
    <w:rsid w:val="001077ED"/>
    <w:rsid w:val="00110159"/>
    <w:rsid w:val="0011126A"/>
    <w:rsid w:val="00111C45"/>
    <w:rsid w:val="00112521"/>
    <w:rsid w:val="00113392"/>
    <w:rsid w:val="001154B6"/>
    <w:rsid w:val="0011556C"/>
    <w:rsid w:val="00115EFB"/>
    <w:rsid w:val="0012107C"/>
    <w:rsid w:val="00121726"/>
    <w:rsid w:val="00121D11"/>
    <w:rsid w:val="00122EE7"/>
    <w:rsid w:val="001231CB"/>
    <w:rsid w:val="00123B95"/>
    <w:rsid w:val="001260AC"/>
    <w:rsid w:val="0012697D"/>
    <w:rsid w:val="001274BB"/>
    <w:rsid w:val="00127780"/>
    <w:rsid w:val="00130692"/>
    <w:rsid w:val="0013254C"/>
    <w:rsid w:val="00132EA9"/>
    <w:rsid w:val="00135A2D"/>
    <w:rsid w:val="00135CA8"/>
    <w:rsid w:val="00136E89"/>
    <w:rsid w:val="001374D7"/>
    <w:rsid w:val="001376D1"/>
    <w:rsid w:val="00137BDD"/>
    <w:rsid w:val="00140829"/>
    <w:rsid w:val="00141A5A"/>
    <w:rsid w:val="00141E58"/>
    <w:rsid w:val="00142081"/>
    <w:rsid w:val="001421D4"/>
    <w:rsid w:val="0014249D"/>
    <w:rsid w:val="0014398F"/>
    <w:rsid w:val="00143F8C"/>
    <w:rsid w:val="0014649E"/>
    <w:rsid w:val="001464D6"/>
    <w:rsid w:val="00146916"/>
    <w:rsid w:val="00146C21"/>
    <w:rsid w:val="001478F5"/>
    <w:rsid w:val="00151815"/>
    <w:rsid w:val="00152435"/>
    <w:rsid w:val="001533FA"/>
    <w:rsid w:val="0015421F"/>
    <w:rsid w:val="00154BE3"/>
    <w:rsid w:val="00156808"/>
    <w:rsid w:val="00157146"/>
    <w:rsid w:val="00157B3C"/>
    <w:rsid w:val="001607D3"/>
    <w:rsid w:val="001616A8"/>
    <w:rsid w:val="00162553"/>
    <w:rsid w:val="0016276A"/>
    <w:rsid w:val="00164E52"/>
    <w:rsid w:val="00164FBD"/>
    <w:rsid w:val="00165622"/>
    <w:rsid w:val="0016579F"/>
    <w:rsid w:val="0016762D"/>
    <w:rsid w:val="00167946"/>
    <w:rsid w:val="00167C18"/>
    <w:rsid w:val="00170461"/>
    <w:rsid w:val="00172324"/>
    <w:rsid w:val="001729C0"/>
    <w:rsid w:val="00174BED"/>
    <w:rsid w:val="00174C04"/>
    <w:rsid w:val="00176E06"/>
    <w:rsid w:val="0017742C"/>
    <w:rsid w:val="00181EE1"/>
    <w:rsid w:val="001822F6"/>
    <w:rsid w:val="001825ED"/>
    <w:rsid w:val="001826EB"/>
    <w:rsid w:val="00183675"/>
    <w:rsid w:val="00183F97"/>
    <w:rsid w:val="00185B4A"/>
    <w:rsid w:val="00187228"/>
    <w:rsid w:val="00187EC1"/>
    <w:rsid w:val="001937B2"/>
    <w:rsid w:val="0019566B"/>
    <w:rsid w:val="00196D49"/>
    <w:rsid w:val="00197381"/>
    <w:rsid w:val="001A13DF"/>
    <w:rsid w:val="001A2587"/>
    <w:rsid w:val="001A40BC"/>
    <w:rsid w:val="001A5491"/>
    <w:rsid w:val="001A56AD"/>
    <w:rsid w:val="001A5CED"/>
    <w:rsid w:val="001A6BDF"/>
    <w:rsid w:val="001A7837"/>
    <w:rsid w:val="001B1A36"/>
    <w:rsid w:val="001B1B34"/>
    <w:rsid w:val="001B1F67"/>
    <w:rsid w:val="001B2248"/>
    <w:rsid w:val="001B2A3A"/>
    <w:rsid w:val="001B443C"/>
    <w:rsid w:val="001B564B"/>
    <w:rsid w:val="001B57E8"/>
    <w:rsid w:val="001B5F9C"/>
    <w:rsid w:val="001B6D30"/>
    <w:rsid w:val="001B75C7"/>
    <w:rsid w:val="001C0F3E"/>
    <w:rsid w:val="001C2392"/>
    <w:rsid w:val="001C30BB"/>
    <w:rsid w:val="001C31B2"/>
    <w:rsid w:val="001C3D60"/>
    <w:rsid w:val="001C3ED1"/>
    <w:rsid w:val="001C608D"/>
    <w:rsid w:val="001C6909"/>
    <w:rsid w:val="001C69D6"/>
    <w:rsid w:val="001C6BCF"/>
    <w:rsid w:val="001C6FE0"/>
    <w:rsid w:val="001D04CB"/>
    <w:rsid w:val="001D07D3"/>
    <w:rsid w:val="001D123C"/>
    <w:rsid w:val="001D2150"/>
    <w:rsid w:val="001D310D"/>
    <w:rsid w:val="001D355F"/>
    <w:rsid w:val="001D3FB1"/>
    <w:rsid w:val="001D717B"/>
    <w:rsid w:val="001D76F2"/>
    <w:rsid w:val="001E28E5"/>
    <w:rsid w:val="001E4960"/>
    <w:rsid w:val="001E5BEB"/>
    <w:rsid w:val="001E648E"/>
    <w:rsid w:val="001E6CFB"/>
    <w:rsid w:val="001F05FD"/>
    <w:rsid w:val="001F097A"/>
    <w:rsid w:val="001F1D29"/>
    <w:rsid w:val="001F1E4D"/>
    <w:rsid w:val="001F3D08"/>
    <w:rsid w:val="001F59B0"/>
    <w:rsid w:val="00200569"/>
    <w:rsid w:val="00201CCB"/>
    <w:rsid w:val="00201EC6"/>
    <w:rsid w:val="00204E6E"/>
    <w:rsid w:val="002058D5"/>
    <w:rsid w:val="00205F77"/>
    <w:rsid w:val="00206820"/>
    <w:rsid w:val="00206FE8"/>
    <w:rsid w:val="00210686"/>
    <w:rsid w:val="002116DD"/>
    <w:rsid w:val="00212178"/>
    <w:rsid w:val="002130FC"/>
    <w:rsid w:val="0021436F"/>
    <w:rsid w:val="002146CA"/>
    <w:rsid w:val="002150A3"/>
    <w:rsid w:val="00215452"/>
    <w:rsid w:val="00220A91"/>
    <w:rsid w:val="00220D36"/>
    <w:rsid w:val="00221196"/>
    <w:rsid w:val="0022136C"/>
    <w:rsid w:val="0022197F"/>
    <w:rsid w:val="00221B03"/>
    <w:rsid w:val="002226A9"/>
    <w:rsid w:val="0022273D"/>
    <w:rsid w:val="00223D2F"/>
    <w:rsid w:val="002247DA"/>
    <w:rsid w:val="00226F64"/>
    <w:rsid w:val="00227180"/>
    <w:rsid w:val="00230800"/>
    <w:rsid w:val="002310AB"/>
    <w:rsid w:val="0023224F"/>
    <w:rsid w:val="00232AF1"/>
    <w:rsid w:val="00233C41"/>
    <w:rsid w:val="0023464B"/>
    <w:rsid w:val="00234BBA"/>
    <w:rsid w:val="002366A3"/>
    <w:rsid w:val="00236CED"/>
    <w:rsid w:val="002412E1"/>
    <w:rsid w:val="00242CA1"/>
    <w:rsid w:val="0024309E"/>
    <w:rsid w:val="0025009F"/>
    <w:rsid w:val="002526E1"/>
    <w:rsid w:val="00252CD1"/>
    <w:rsid w:val="00252E15"/>
    <w:rsid w:val="00255C4C"/>
    <w:rsid w:val="00256556"/>
    <w:rsid w:val="00256B8C"/>
    <w:rsid w:val="00256F78"/>
    <w:rsid w:val="0025725F"/>
    <w:rsid w:val="00260B81"/>
    <w:rsid w:val="00261EBE"/>
    <w:rsid w:val="0026230B"/>
    <w:rsid w:val="00262A0B"/>
    <w:rsid w:val="002631CE"/>
    <w:rsid w:val="00263E6E"/>
    <w:rsid w:val="00264152"/>
    <w:rsid w:val="002649A9"/>
    <w:rsid w:val="0026595A"/>
    <w:rsid w:val="0026662F"/>
    <w:rsid w:val="00266B10"/>
    <w:rsid w:val="00267A6B"/>
    <w:rsid w:val="00267CA3"/>
    <w:rsid w:val="00267EB0"/>
    <w:rsid w:val="00271161"/>
    <w:rsid w:val="002711CE"/>
    <w:rsid w:val="002714AB"/>
    <w:rsid w:val="00274696"/>
    <w:rsid w:val="00275DF5"/>
    <w:rsid w:val="0027669C"/>
    <w:rsid w:val="00280297"/>
    <w:rsid w:val="00281296"/>
    <w:rsid w:val="00281945"/>
    <w:rsid w:val="0028224C"/>
    <w:rsid w:val="00284423"/>
    <w:rsid w:val="0028482C"/>
    <w:rsid w:val="0028532D"/>
    <w:rsid w:val="00287C9F"/>
    <w:rsid w:val="002904E1"/>
    <w:rsid w:val="002908A1"/>
    <w:rsid w:val="00290CDA"/>
    <w:rsid w:val="002943E5"/>
    <w:rsid w:val="00294985"/>
    <w:rsid w:val="00295977"/>
    <w:rsid w:val="00295B36"/>
    <w:rsid w:val="002A122C"/>
    <w:rsid w:val="002A1C79"/>
    <w:rsid w:val="002A5D2B"/>
    <w:rsid w:val="002A60CA"/>
    <w:rsid w:val="002A67AD"/>
    <w:rsid w:val="002A7ACE"/>
    <w:rsid w:val="002B0C9B"/>
    <w:rsid w:val="002B1812"/>
    <w:rsid w:val="002B1EA2"/>
    <w:rsid w:val="002B262B"/>
    <w:rsid w:val="002C012C"/>
    <w:rsid w:val="002C0534"/>
    <w:rsid w:val="002C2BDB"/>
    <w:rsid w:val="002C2ECF"/>
    <w:rsid w:val="002C61A1"/>
    <w:rsid w:val="002C785A"/>
    <w:rsid w:val="002C79FA"/>
    <w:rsid w:val="002D00AE"/>
    <w:rsid w:val="002D3B4A"/>
    <w:rsid w:val="002D3F75"/>
    <w:rsid w:val="002D4BD3"/>
    <w:rsid w:val="002D61FF"/>
    <w:rsid w:val="002D78ED"/>
    <w:rsid w:val="002E14CF"/>
    <w:rsid w:val="002E3992"/>
    <w:rsid w:val="002E3A88"/>
    <w:rsid w:val="002E3F01"/>
    <w:rsid w:val="002E437D"/>
    <w:rsid w:val="002E6094"/>
    <w:rsid w:val="002E69A5"/>
    <w:rsid w:val="002E7B73"/>
    <w:rsid w:val="002E7C39"/>
    <w:rsid w:val="002E7D4C"/>
    <w:rsid w:val="002F1819"/>
    <w:rsid w:val="002F183C"/>
    <w:rsid w:val="002F1952"/>
    <w:rsid w:val="002F44FD"/>
    <w:rsid w:val="002F50F9"/>
    <w:rsid w:val="002F5436"/>
    <w:rsid w:val="002F5911"/>
    <w:rsid w:val="002F6177"/>
    <w:rsid w:val="002F6314"/>
    <w:rsid w:val="002F6C45"/>
    <w:rsid w:val="00300B47"/>
    <w:rsid w:val="003017AB"/>
    <w:rsid w:val="00301801"/>
    <w:rsid w:val="003022BE"/>
    <w:rsid w:val="0030283F"/>
    <w:rsid w:val="003037AE"/>
    <w:rsid w:val="00303E64"/>
    <w:rsid w:val="0030490D"/>
    <w:rsid w:val="0030669D"/>
    <w:rsid w:val="00307CFE"/>
    <w:rsid w:val="00310808"/>
    <w:rsid w:val="00310891"/>
    <w:rsid w:val="00311D04"/>
    <w:rsid w:val="00312686"/>
    <w:rsid w:val="00312982"/>
    <w:rsid w:val="003139A9"/>
    <w:rsid w:val="003144E1"/>
    <w:rsid w:val="00314AA9"/>
    <w:rsid w:val="00315233"/>
    <w:rsid w:val="0031527B"/>
    <w:rsid w:val="003164C7"/>
    <w:rsid w:val="003169A3"/>
    <w:rsid w:val="0032059C"/>
    <w:rsid w:val="0032261A"/>
    <w:rsid w:val="00322BC5"/>
    <w:rsid w:val="00323E20"/>
    <w:rsid w:val="00324CFA"/>
    <w:rsid w:val="00325297"/>
    <w:rsid w:val="00326800"/>
    <w:rsid w:val="003270BE"/>
    <w:rsid w:val="0032726A"/>
    <w:rsid w:val="00330082"/>
    <w:rsid w:val="00331B7D"/>
    <w:rsid w:val="00332046"/>
    <w:rsid w:val="00332907"/>
    <w:rsid w:val="00332B2E"/>
    <w:rsid w:val="00333145"/>
    <w:rsid w:val="00334C73"/>
    <w:rsid w:val="00336DB7"/>
    <w:rsid w:val="00337AEE"/>
    <w:rsid w:val="00341301"/>
    <w:rsid w:val="00341CBF"/>
    <w:rsid w:val="00341DAC"/>
    <w:rsid w:val="00342209"/>
    <w:rsid w:val="00343555"/>
    <w:rsid w:val="0034409B"/>
    <w:rsid w:val="00344714"/>
    <w:rsid w:val="00344DF5"/>
    <w:rsid w:val="003451D0"/>
    <w:rsid w:val="003454C9"/>
    <w:rsid w:val="00345731"/>
    <w:rsid w:val="00351D96"/>
    <w:rsid w:val="003521B3"/>
    <w:rsid w:val="00354CB2"/>
    <w:rsid w:val="00357D60"/>
    <w:rsid w:val="003608B7"/>
    <w:rsid w:val="00361185"/>
    <w:rsid w:val="00361C40"/>
    <w:rsid w:val="003622BB"/>
    <w:rsid w:val="00362C58"/>
    <w:rsid w:val="00363998"/>
    <w:rsid w:val="003648B9"/>
    <w:rsid w:val="00366946"/>
    <w:rsid w:val="00366BB9"/>
    <w:rsid w:val="003672F5"/>
    <w:rsid w:val="0036787E"/>
    <w:rsid w:val="00373E5D"/>
    <w:rsid w:val="003744E6"/>
    <w:rsid w:val="00376A0F"/>
    <w:rsid w:val="0037747A"/>
    <w:rsid w:val="003800AC"/>
    <w:rsid w:val="003821FB"/>
    <w:rsid w:val="00382BE4"/>
    <w:rsid w:val="00383A66"/>
    <w:rsid w:val="00383E07"/>
    <w:rsid w:val="00384038"/>
    <w:rsid w:val="00384642"/>
    <w:rsid w:val="00384CC0"/>
    <w:rsid w:val="00384DD4"/>
    <w:rsid w:val="003855F4"/>
    <w:rsid w:val="00385ECE"/>
    <w:rsid w:val="00386627"/>
    <w:rsid w:val="00387848"/>
    <w:rsid w:val="00392B0C"/>
    <w:rsid w:val="003934EF"/>
    <w:rsid w:val="00393B7B"/>
    <w:rsid w:val="00395100"/>
    <w:rsid w:val="003955B1"/>
    <w:rsid w:val="0039634C"/>
    <w:rsid w:val="0039794F"/>
    <w:rsid w:val="003A061A"/>
    <w:rsid w:val="003A18AC"/>
    <w:rsid w:val="003A1B0F"/>
    <w:rsid w:val="003A3C1F"/>
    <w:rsid w:val="003A4234"/>
    <w:rsid w:val="003A47B9"/>
    <w:rsid w:val="003A4951"/>
    <w:rsid w:val="003A51DD"/>
    <w:rsid w:val="003B3F2E"/>
    <w:rsid w:val="003B4FD5"/>
    <w:rsid w:val="003B6BF3"/>
    <w:rsid w:val="003B71B3"/>
    <w:rsid w:val="003C010C"/>
    <w:rsid w:val="003C01A1"/>
    <w:rsid w:val="003C09B0"/>
    <w:rsid w:val="003C0B33"/>
    <w:rsid w:val="003C0DDA"/>
    <w:rsid w:val="003C13CE"/>
    <w:rsid w:val="003C2C21"/>
    <w:rsid w:val="003C2C8A"/>
    <w:rsid w:val="003C2F5B"/>
    <w:rsid w:val="003C4516"/>
    <w:rsid w:val="003C4AA3"/>
    <w:rsid w:val="003C55E3"/>
    <w:rsid w:val="003C6692"/>
    <w:rsid w:val="003C7DDC"/>
    <w:rsid w:val="003C7E0B"/>
    <w:rsid w:val="003D0D09"/>
    <w:rsid w:val="003D0FF5"/>
    <w:rsid w:val="003D1FAB"/>
    <w:rsid w:val="003D26D0"/>
    <w:rsid w:val="003D34AE"/>
    <w:rsid w:val="003D5CD9"/>
    <w:rsid w:val="003D5CF9"/>
    <w:rsid w:val="003D6CDF"/>
    <w:rsid w:val="003D776E"/>
    <w:rsid w:val="003E0088"/>
    <w:rsid w:val="003E0999"/>
    <w:rsid w:val="003E0F5B"/>
    <w:rsid w:val="003E37AD"/>
    <w:rsid w:val="003E3F3B"/>
    <w:rsid w:val="003E641B"/>
    <w:rsid w:val="003E70F8"/>
    <w:rsid w:val="003E7E39"/>
    <w:rsid w:val="003F07A4"/>
    <w:rsid w:val="003F1E1A"/>
    <w:rsid w:val="003F2A8C"/>
    <w:rsid w:val="003F2FC4"/>
    <w:rsid w:val="003F7B99"/>
    <w:rsid w:val="00400E2E"/>
    <w:rsid w:val="004028C8"/>
    <w:rsid w:val="00402E4A"/>
    <w:rsid w:val="00403833"/>
    <w:rsid w:val="004044E1"/>
    <w:rsid w:val="00404F6E"/>
    <w:rsid w:val="00410719"/>
    <w:rsid w:val="00411780"/>
    <w:rsid w:val="00412625"/>
    <w:rsid w:val="004142D5"/>
    <w:rsid w:val="0041578C"/>
    <w:rsid w:val="004220C4"/>
    <w:rsid w:val="00422AA5"/>
    <w:rsid w:val="00424053"/>
    <w:rsid w:val="00426017"/>
    <w:rsid w:val="00426BB8"/>
    <w:rsid w:val="00427784"/>
    <w:rsid w:val="00427EF0"/>
    <w:rsid w:val="004323CC"/>
    <w:rsid w:val="00433306"/>
    <w:rsid w:val="004351D6"/>
    <w:rsid w:val="004363BA"/>
    <w:rsid w:val="00437E38"/>
    <w:rsid w:val="00442488"/>
    <w:rsid w:val="00445098"/>
    <w:rsid w:val="00447299"/>
    <w:rsid w:val="00450A33"/>
    <w:rsid w:val="00450E53"/>
    <w:rsid w:val="00451BED"/>
    <w:rsid w:val="0045326E"/>
    <w:rsid w:val="004544FF"/>
    <w:rsid w:val="0045485C"/>
    <w:rsid w:val="00454B3A"/>
    <w:rsid w:val="00454D85"/>
    <w:rsid w:val="00455093"/>
    <w:rsid w:val="004555B4"/>
    <w:rsid w:val="00456EFE"/>
    <w:rsid w:val="0045792C"/>
    <w:rsid w:val="00457D66"/>
    <w:rsid w:val="004605B2"/>
    <w:rsid w:val="00461D1D"/>
    <w:rsid w:val="004644B7"/>
    <w:rsid w:val="00464BA6"/>
    <w:rsid w:val="004657B6"/>
    <w:rsid w:val="00465A91"/>
    <w:rsid w:val="0046778A"/>
    <w:rsid w:val="00470921"/>
    <w:rsid w:val="004711F5"/>
    <w:rsid w:val="00471B76"/>
    <w:rsid w:val="00471D19"/>
    <w:rsid w:val="00472189"/>
    <w:rsid w:val="00472E52"/>
    <w:rsid w:val="00474384"/>
    <w:rsid w:val="004758B9"/>
    <w:rsid w:val="00481036"/>
    <w:rsid w:val="00481204"/>
    <w:rsid w:val="004813DA"/>
    <w:rsid w:val="00481577"/>
    <w:rsid w:val="00483740"/>
    <w:rsid w:val="00483BA2"/>
    <w:rsid w:val="004864F8"/>
    <w:rsid w:val="0048751F"/>
    <w:rsid w:val="00490541"/>
    <w:rsid w:val="004915A2"/>
    <w:rsid w:val="0049198E"/>
    <w:rsid w:val="00492088"/>
    <w:rsid w:val="00492334"/>
    <w:rsid w:val="00492340"/>
    <w:rsid w:val="004931F7"/>
    <w:rsid w:val="004935CF"/>
    <w:rsid w:val="0049364A"/>
    <w:rsid w:val="004955E7"/>
    <w:rsid w:val="00495630"/>
    <w:rsid w:val="00495A70"/>
    <w:rsid w:val="00496105"/>
    <w:rsid w:val="0049633B"/>
    <w:rsid w:val="004965E8"/>
    <w:rsid w:val="0049662E"/>
    <w:rsid w:val="00497B9C"/>
    <w:rsid w:val="004A0339"/>
    <w:rsid w:val="004A0899"/>
    <w:rsid w:val="004A0943"/>
    <w:rsid w:val="004A0BA6"/>
    <w:rsid w:val="004A4134"/>
    <w:rsid w:val="004A5F6E"/>
    <w:rsid w:val="004A71B3"/>
    <w:rsid w:val="004A72AE"/>
    <w:rsid w:val="004B3666"/>
    <w:rsid w:val="004B38A2"/>
    <w:rsid w:val="004B38E8"/>
    <w:rsid w:val="004B3C58"/>
    <w:rsid w:val="004B3EA2"/>
    <w:rsid w:val="004B4916"/>
    <w:rsid w:val="004B521A"/>
    <w:rsid w:val="004B529C"/>
    <w:rsid w:val="004B5729"/>
    <w:rsid w:val="004B6AAE"/>
    <w:rsid w:val="004C09F9"/>
    <w:rsid w:val="004C1D61"/>
    <w:rsid w:val="004C220A"/>
    <w:rsid w:val="004C3480"/>
    <w:rsid w:val="004C584D"/>
    <w:rsid w:val="004C792A"/>
    <w:rsid w:val="004D07B9"/>
    <w:rsid w:val="004D09BD"/>
    <w:rsid w:val="004D0C58"/>
    <w:rsid w:val="004D1F45"/>
    <w:rsid w:val="004D29B8"/>
    <w:rsid w:val="004D2C26"/>
    <w:rsid w:val="004E215F"/>
    <w:rsid w:val="004E2810"/>
    <w:rsid w:val="004E2836"/>
    <w:rsid w:val="004E36D1"/>
    <w:rsid w:val="004E4389"/>
    <w:rsid w:val="004E483A"/>
    <w:rsid w:val="004E7C51"/>
    <w:rsid w:val="004F09EC"/>
    <w:rsid w:val="004F10C8"/>
    <w:rsid w:val="004F229F"/>
    <w:rsid w:val="004F3C30"/>
    <w:rsid w:val="004F4771"/>
    <w:rsid w:val="004F5AB7"/>
    <w:rsid w:val="004F5E7A"/>
    <w:rsid w:val="004F5ECB"/>
    <w:rsid w:val="004F7ED7"/>
    <w:rsid w:val="00500558"/>
    <w:rsid w:val="00500896"/>
    <w:rsid w:val="00503FBC"/>
    <w:rsid w:val="00504B6A"/>
    <w:rsid w:val="00504FFB"/>
    <w:rsid w:val="005069E6"/>
    <w:rsid w:val="00510EDF"/>
    <w:rsid w:val="00511F5C"/>
    <w:rsid w:val="00513A7B"/>
    <w:rsid w:val="00514E9E"/>
    <w:rsid w:val="00516799"/>
    <w:rsid w:val="00520242"/>
    <w:rsid w:val="005219F1"/>
    <w:rsid w:val="00527126"/>
    <w:rsid w:val="0052723D"/>
    <w:rsid w:val="00527F66"/>
    <w:rsid w:val="00530481"/>
    <w:rsid w:val="00530C05"/>
    <w:rsid w:val="0053227F"/>
    <w:rsid w:val="00532C1C"/>
    <w:rsid w:val="00534327"/>
    <w:rsid w:val="005348D7"/>
    <w:rsid w:val="0053689B"/>
    <w:rsid w:val="0054080A"/>
    <w:rsid w:val="005424E1"/>
    <w:rsid w:val="005428F4"/>
    <w:rsid w:val="005446DA"/>
    <w:rsid w:val="005449C4"/>
    <w:rsid w:val="0054582A"/>
    <w:rsid w:val="00547982"/>
    <w:rsid w:val="00551438"/>
    <w:rsid w:val="0055262B"/>
    <w:rsid w:val="00552857"/>
    <w:rsid w:val="0055314D"/>
    <w:rsid w:val="00553628"/>
    <w:rsid w:val="00554579"/>
    <w:rsid w:val="0055586A"/>
    <w:rsid w:val="00555D95"/>
    <w:rsid w:val="00556493"/>
    <w:rsid w:val="00557893"/>
    <w:rsid w:val="00557D1E"/>
    <w:rsid w:val="00560CFE"/>
    <w:rsid w:val="00562CCB"/>
    <w:rsid w:val="005638A0"/>
    <w:rsid w:val="00563E9E"/>
    <w:rsid w:val="0056546B"/>
    <w:rsid w:val="00565927"/>
    <w:rsid w:val="00565A1E"/>
    <w:rsid w:val="00567C4C"/>
    <w:rsid w:val="00570139"/>
    <w:rsid w:val="00570276"/>
    <w:rsid w:val="00570F9C"/>
    <w:rsid w:val="005711CA"/>
    <w:rsid w:val="00571456"/>
    <w:rsid w:val="005718D6"/>
    <w:rsid w:val="005730D9"/>
    <w:rsid w:val="005741F4"/>
    <w:rsid w:val="0057619B"/>
    <w:rsid w:val="00576803"/>
    <w:rsid w:val="00576E2C"/>
    <w:rsid w:val="0057738A"/>
    <w:rsid w:val="005814B3"/>
    <w:rsid w:val="00581AEB"/>
    <w:rsid w:val="00581B53"/>
    <w:rsid w:val="005821B1"/>
    <w:rsid w:val="0058324E"/>
    <w:rsid w:val="00583B74"/>
    <w:rsid w:val="00584390"/>
    <w:rsid w:val="00586375"/>
    <w:rsid w:val="00586777"/>
    <w:rsid w:val="00590255"/>
    <w:rsid w:val="005914E0"/>
    <w:rsid w:val="00591D98"/>
    <w:rsid w:val="005935B0"/>
    <w:rsid w:val="00594144"/>
    <w:rsid w:val="00594741"/>
    <w:rsid w:val="0059478B"/>
    <w:rsid w:val="00594AB7"/>
    <w:rsid w:val="0059702E"/>
    <w:rsid w:val="00597331"/>
    <w:rsid w:val="005A0390"/>
    <w:rsid w:val="005A0BB3"/>
    <w:rsid w:val="005A33BD"/>
    <w:rsid w:val="005A356C"/>
    <w:rsid w:val="005A36E0"/>
    <w:rsid w:val="005A489E"/>
    <w:rsid w:val="005A57F8"/>
    <w:rsid w:val="005A7FB5"/>
    <w:rsid w:val="005B1457"/>
    <w:rsid w:val="005B1781"/>
    <w:rsid w:val="005B2E5A"/>
    <w:rsid w:val="005B2F18"/>
    <w:rsid w:val="005B363A"/>
    <w:rsid w:val="005B6079"/>
    <w:rsid w:val="005B629D"/>
    <w:rsid w:val="005B6916"/>
    <w:rsid w:val="005B7BAC"/>
    <w:rsid w:val="005C0B2F"/>
    <w:rsid w:val="005C287E"/>
    <w:rsid w:val="005C2C85"/>
    <w:rsid w:val="005C4374"/>
    <w:rsid w:val="005C4494"/>
    <w:rsid w:val="005C7029"/>
    <w:rsid w:val="005C776B"/>
    <w:rsid w:val="005D0339"/>
    <w:rsid w:val="005D17CB"/>
    <w:rsid w:val="005D5994"/>
    <w:rsid w:val="005D6052"/>
    <w:rsid w:val="005D6508"/>
    <w:rsid w:val="005D65F5"/>
    <w:rsid w:val="005E2306"/>
    <w:rsid w:val="005E2E62"/>
    <w:rsid w:val="005E3170"/>
    <w:rsid w:val="005E3C28"/>
    <w:rsid w:val="005E4384"/>
    <w:rsid w:val="005E632A"/>
    <w:rsid w:val="005E6A58"/>
    <w:rsid w:val="005F062D"/>
    <w:rsid w:val="005F4238"/>
    <w:rsid w:val="005F48A8"/>
    <w:rsid w:val="005F4EBB"/>
    <w:rsid w:val="005F6CD4"/>
    <w:rsid w:val="005F6FCE"/>
    <w:rsid w:val="00601540"/>
    <w:rsid w:val="00601592"/>
    <w:rsid w:val="0060244D"/>
    <w:rsid w:val="00603865"/>
    <w:rsid w:val="0060569D"/>
    <w:rsid w:val="00605A2E"/>
    <w:rsid w:val="006061DA"/>
    <w:rsid w:val="006070F6"/>
    <w:rsid w:val="0060728C"/>
    <w:rsid w:val="00610F03"/>
    <w:rsid w:val="006119DC"/>
    <w:rsid w:val="0061308A"/>
    <w:rsid w:val="00613FAF"/>
    <w:rsid w:val="006144EF"/>
    <w:rsid w:val="00614D7E"/>
    <w:rsid w:val="00617246"/>
    <w:rsid w:val="0062084D"/>
    <w:rsid w:val="00621166"/>
    <w:rsid w:val="00621FF5"/>
    <w:rsid w:val="006237DD"/>
    <w:rsid w:val="006247BF"/>
    <w:rsid w:val="0062511B"/>
    <w:rsid w:val="00625BB4"/>
    <w:rsid w:val="006279D3"/>
    <w:rsid w:val="006279EE"/>
    <w:rsid w:val="0063054B"/>
    <w:rsid w:val="00630954"/>
    <w:rsid w:val="00631A5C"/>
    <w:rsid w:val="0063391C"/>
    <w:rsid w:val="00634D90"/>
    <w:rsid w:val="006354FA"/>
    <w:rsid w:val="00637B70"/>
    <w:rsid w:val="00640EC2"/>
    <w:rsid w:val="00641E73"/>
    <w:rsid w:val="00642A5A"/>
    <w:rsid w:val="00642BFE"/>
    <w:rsid w:val="006453AB"/>
    <w:rsid w:val="006455EB"/>
    <w:rsid w:val="00647A5D"/>
    <w:rsid w:val="00647C3E"/>
    <w:rsid w:val="00647F98"/>
    <w:rsid w:val="00651F2C"/>
    <w:rsid w:val="00652415"/>
    <w:rsid w:val="00654E80"/>
    <w:rsid w:val="006571C5"/>
    <w:rsid w:val="00657B6A"/>
    <w:rsid w:val="00657CA1"/>
    <w:rsid w:val="006612DF"/>
    <w:rsid w:val="006638A3"/>
    <w:rsid w:val="006639EA"/>
    <w:rsid w:val="00663E35"/>
    <w:rsid w:val="006640FA"/>
    <w:rsid w:val="00664E16"/>
    <w:rsid w:val="006659BD"/>
    <w:rsid w:val="00667533"/>
    <w:rsid w:val="00670770"/>
    <w:rsid w:val="006726E3"/>
    <w:rsid w:val="00673009"/>
    <w:rsid w:val="00676AD8"/>
    <w:rsid w:val="00677725"/>
    <w:rsid w:val="00677DDB"/>
    <w:rsid w:val="006814C2"/>
    <w:rsid w:val="0068245F"/>
    <w:rsid w:val="00686230"/>
    <w:rsid w:val="006869D5"/>
    <w:rsid w:val="006877E7"/>
    <w:rsid w:val="00690BC9"/>
    <w:rsid w:val="00692277"/>
    <w:rsid w:val="00694662"/>
    <w:rsid w:val="00694692"/>
    <w:rsid w:val="006964A5"/>
    <w:rsid w:val="00696730"/>
    <w:rsid w:val="006A1D24"/>
    <w:rsid w:val="006A4E18"/>
    <w:rsid w:val="006A52CE"/>
    <w:rsid w:val="006B11E5"/>
    <w:rsid w:val="006B2977"/>
    <w:rsid w:val="006B2BB7"/>
    <w:rsid w:val="006B30CA"/>
    <w:rsid w:val="006B3615"/>
    <w:rsid w:val="006B39C4"/>
    <w:rsid w:val="006B4544"/>
    <w:rsid w:val="006B4576"/>
    <w:rsid w:val="006B52EF"/>
    <w:rsid w:val="006B54FD"/>
    <w:rsid w:val="006B7C31"/>
    <w:rsid w:val="006C0834"/>
    <w:rsid w:val="006C18D4"/>
    <w:rsid w:val="006C2EFB"/>
    <w:rsid w:val="006C33DE"/>
    <w:rsid w:val="006C46E5"/>
    <w:rsid w:val="006C50BF"/>
    <w:rsid w:val="006C53FC"/>
    <w:rsid w:val="006C7B79"/>
    <w:rsid w:val="006D00A7"/>
    <w:rsid w:val="006D150A"/>
    <w:rsid w:val="006D1F41"/>
    <w:rsid w:val="006D3B23"/>
    <w:rsid w:val="006D4117"/>
    <w:rsid w:val="006D45FA"/>
    <w:rsid w:val="006D4CB5"/>
    <w:rsid w:val="006D4DBF"/>
    <w:rsid w:val="006E0A88"/>
    <w:rsid w:val="006E18B9"/>
    <w:rsid w:val="006E2901"/>
    <w:rsid w:val="006E2ACB"/>
    <w:rsid w:val="006E366D"/>
    <w:rsid w:val="006E42C6"/>
    <w:rsid w:val="006E4E19"/>
    <w:rsid w:val="006E50B1"/>
    <w:rsid w:val="006E58B4"/>
    <w:rsid w:val="006E5A4B"/>
    <w:rsid w:val="006E7A95"/>
    <w:rsid w:val="006E7F73"/>
    <w:rsid w:val="006F08EB"/>
    <w:rsid w:val="006F1174"/>
    <w:rsid w:val="006F1450"/>
    <w:rsid w:val="006F195E"/>
    <w:rsid w:val="006F20F3"/>
    <w:rsid w:val="006F4956"/>
    <w:rsid w:val="006F5EC1"/>
    <w:rsid w:val="006F6AAF"/>
    <w:rsid w:val="007012E1"/>
    <w:rsid w:val="00702A58"/>
    <w:rsid w:val="007035A7"/>
    <w:rsid w:val="00704887"/>
    <w:rsid w:val="00706F4C"/>
    <w:rsid w:val="007108D8"/>
    <w:rsid w:val="00711399"/>
    <w:rsid w:val="007119A3"/>
    <w:rsid w:val="007120BE"/>
    <w:rsid w:val="0071287F"/>
    <w:rsid w:val="007140FF"/>
    <w:rsid w:val="007206AC"/>
    <w:rsid w:val="00722B36"/>
    <w:rsid w:val="00723F37"/>
    <w:rsid w:val="007275C0"/>
    <w:rsid w:val="00727DD4"/>
    <w:rsid w:val="0073090D"/>
    <w:rsid w:val="00730C49"/>
    <w:rsid w:val="007313DC"/>
    <w:rsid w:val="00733356"/>
    <w:rsid w:val="00733DAD"/>
    <w:rsid w:val="0073500A"/>
    <w:rsid w:val="0073507C"/>
    <w:rsid w:val="00736852"/>
    <w:rsid w:val="00737001"/>
    <w:rsid w:val="0073778E"/>
    <w:rsid w:val="00740ADC"/>
    <w:rsid w:val="00741E14"/>
    <w:rsid w:val="0074657E"/>
    <w:rsid w:val="007465E7"/>
    <w:rsid w:val="00747CC0"/>
    <w:rsid w:val="0075114E"/>
    <w:rsid w:val="00751D02"/>
    <w:rsid w:val="00752026"/>
    <w:rsid w:val="00752E95"/>
    <w:rsid w:val="00753B27"/>
    <w:rsid w:val="007549FB"/>
    <w:rsid w:val="00755A16"/>
    <w:rsid w:val="0076030D"/>
    <w:rsid w:val="007604A9"/>
    <w:rsid w:val="00760A64"/>
    <w:rsid w:val="0076283F"/>
    <w:rsid w:val="007628BA"/>
    <w:rsid w:val="00763CAE"/>
    <w:rsid w:val="00763FE4"/>
    <w:rsid w:val="00764500"/>
    <w:rsid w:val="00764BC6"/>
    <w:rsid w:val="00765C5C"/>
    <w:rsid w:val="0077032C"/>
    <w:rsid w:val="007705C3"/>
    <w:rsid w:val="0077081F"/>
    <w:rsid w:val="00770D0C"/>
    <w:rsid w:val="00771BD3"/>
    <w:rsid w:val="00772965"/>
    <w:rsid w:val="00774AEF"/>
    <w:rsid w:val="00774FD2"/>
    <w:rsid w:val="00775552"/>
    <w:rsid w:val="007772AE"/>
    <w:rsid w:val="00777E8A"/>
    <w:rsid w:val="00780D12"/>
    <w:rsid w:val="00781441"/>
    <w:rsid w:val="007814AB"/>
    <w:rsid w:val="00782B25"/>
    <w:rsid w:val="00784227"/>
    <w:rsid w:val="00785888"/>
    <w:rsid w:val="00786434"/>
    <w:rsid w:val="007875FE"/>
    <w:rsid w:val="0079065E"/>
    <w:rsid w:val="00790FFF"/>
    <w:rsid w:val="007912C8"/>
    <w:rsid w:val="00792EA8"/>
    <w:rsid w:val="00793A0B"/>
    <w:rsid w:val="007958BB"/>
    <w:rsid w:val="0079618E"/>
    <w:rsid w:val="00796C7C"/>
    <w:rsid w:val="007A5075"/>
    <w:rsid w:val="007A60F3"/>
    <w:rsid w:val="007A6165"/>
    <w:rsid w:val="007A7BD1"/>
    <w:rsid w:val="007B0586"/>
    <w:rsid w:val="007B0831"/>
    <w:rsid w:val="007B3412"/>
    <w:rsid w:val="007B7BFE"/>
    <w:rsid w:val="007C1778"/>
    <w:rsid w:val="007C28D7"/>
    <w:rsid w:val="007C375A"/>
    <w:rsid w:val="007C3A50"/>
    <w:rsid w:val="007C56CD"/>
    <w:rsid w:val="007C64B0"/>
    <w:rsid w:val="007C6917"/>
    <w:rsid w:val="007C7F53"/>
    <w:rsid w:val="007D3D12"/>
    <w:rsid w:val="007D5D1F"/>
    <w:rsid w:val="007D5D41"/>
    <w:rsid w:val="007D745C"/>
    <w:rsid w:val="007D76C2"/>
    <w:rsid w:val="007D78FB"/>
    <w:rsid w:val="007E053E"/>
    <w:rsid w:val="007E3967"/>
    <w:rsid w:val="007E451A"/>
    <w:rsid w:val="007E489B"/>
    <w:rsid w:val="007E4CDD"/>
    <w:rsid w:val="007E6037"/>
    <w:rsid w:val="007E7576"/>
    <w:rsid w:val="007F281F"/>
    <w:rsid w:val="007F2F3B"/>
    <w:rsid w:val="007F3E6F"/>
    <w:rsid w:val="007F454C"/>
    <w:rsid w:val="007F4ECB"/>
    <w:rsid w:val="007F5EEE"/>
    <w:rsid w:val="007F7F45"/>
    <w:rsid w:val="0080074F"/>
    <w:rsid w:val="00802B85"/>
    <w:rsid w:val="00807883"/>
    <w:rsid w:val="0081162F"/>
    <w:rsid w:val="00811780"/>
    <w:rsid w:val="00812B43"/>
    <w:rsid w:val="008149CC"/>
    <w:rsid w:val="00815835"/>
    <w:rsid w:val="00816315"/>
    <w:rsid w:val="00816EB1"/>
    <w:rsid w:val="008200AB"/>
    <w:rsid w:val="00823057"/>
    <w:rsid w:val="00823900"/>
    <w:rsid w:val="00824CA5"/>
    <w:rsid w:val="008254B6"/>
    <w:rsid w:val="00825CFE"/>
    <w:rsid w:val="008273D1"/>
    <w:rsid w:val="008310A2"/>
    <w:rsid w:val="00831959"/>
    <w:rsid w:val="0083368A"/>
    <w:rsid w:val="00833893"/>
    <w:rsid w:val="00833D0C"/>
    <w:rsid w:val="00834347"/>
    <w:rsid w:val="008349DC"/>
    <w:rsid w:val="00834DBE"/>
    <w:rsid w:val="00836CD7"/>
    <w:rsid w:val="008370B6"/>
    <w:rsid w:val="00837700"/>
    <w:rsid w:val="008420E3"/>
    <w:rsid w:val="008437EC"/>
    <w:rsid w:val="00846FB4"/>
    <w:rsid w:val="00847544"/>
    <w:rsid w:val="008478EA"/>
    <w:rsid w:val="00847E5B"/>
    <w:rsid w:val="00855506"/>
    <w:rsid w:val="008555E4"/>
    <w:rsid w:val="00860B7C"/>
    <w:rsid w:val="0086295E"/>
    <w:rsid w:val="0086306C"/>
    <w:rsid w:val="008637CA"/>
    <w:rsid w:val="00863D8E"/>
    <w:rsid w:val="00864336"/>
    <w:rsid w:val="00864742"/>
    <w:rsid w:val="00864C9B"/>
    <w:rsid w:val="00865060"/>
    <w:rsid w:val="008650B7"/>
    <w:rsid w:val="008670C2"/>
    <w:rsid w:val="00867C05"/>
    <w:rsid w:val="00870C19"/>
    <w:rsid w:val="0087353A"/>
    <w:rsid w:val="00874D23"/>
    <w:rsid w:val="00874F15"/>
    <w:rsid w:val="008756E5"/>
    <w:rsid w:val="00876771"/>
    <w:rsid w:val="00876938"/>
    <w:rsid w:val="00877EE5"/>
    <w:rsid w:val="0088017D"/>
    <w:rsid w:val="008806C5"/>
    <w:rsid w:val="00880820"/>
    <w:rsid w:val="00880D02"/>
    <w:rsid w:val="00881CC3"/>
    <w:rsid w:val="00882539"/>
    <w:rsid w:val="008832AC"/>
    <w:rsid w:val="008836B5"/>
    <w:rsid w:val="00883F4E"/>
    <w:rsid w:val="008849C5"/>
    <w:rsid w:val="00884F5D"/>
    <w:rsid w:val="008855FA"/>
    <w:rsid w:val="008857F1"/>
    <w:rsid w:val="00885ED1"/>
    <w:rsid w:val="00886177"/>
    <w:rsid w:val="008905DA"/>
    <w:rsid w:val="00890943"/>
    <w:rsid w:val="00891C7A"/>
    <w:rsid w:val="00894BA0"/>
    <w:rsid w:val="00896629"/>
    <w:rsid w:val="00896E2D"/>
    <w:rsid w:val="00897250"/>
    <w:rsid w:val="008A2CB8"/>
    <w:rsid w:val="008A3607"/>
    <w:rsid w:val="008A442C"/>
    <w:rsid w:val="008A4B1B"/>
    <w:rsid w:val="008A532F"/>
    <w:rsid w:val="008A6253"/>
    <w:rsid w:val="008A64B7"/>
    <w:rsid w:val="008A6FEE"/>
    <w:rsid w:val="008A77E4"/>
    <w:rsid w:val="008B0216"/>
    <w:rsid w:val="008B0562"/>
    <w:rsid w:val="008B2427"/>
    <w:rsid w:val="008B4530"/>
    <w:rsid w:val="008B69D2"/>
    <w:rsid w:val="008B7499"/>
    <w:rsid w:val="008B7B0B"/>
    <w:rsid w:val="008C09CE"/>
    <w:rsid w:val="008C4C11"/>
    <w:rsid w:val="008C4C89"/>
    <w:rsid w:val="008C5183"/>
    <w:rsid w:val="008C6FEA"/>
    <w:rsid w:val="008C70CE"/>
    <w:rsid w:val="008D0D79"/>
    <w:rsid w:val="008D175E"/>
    <w:rsid w:val="008D1AFE"/>
    <w:rsid w:val="008D26C7"/>
    <w:rsid w:val="008D311C"/>
    <w:rsid w:val="008D3F6C"/>
    <w:rsid w:val="008D40E9"/>
    <w:rsid w:val="008D510F"/>
    <w:rsid w:val="008D64CD"/>
    <w:rsid w:val="008D7985"/>
    <w:rsid w:val="008E02A7"/>
    <w:rsid w:val="008E20FE"/>
    <w:rsid w:val="008E3712"/>
    <w:rsid w:val="008E380A"/>
    <w:rsid w:val="008E6075"/>
    <w:rsid w:val="008E622A"/>
    <w:rsid w:val="008E62AA"/>
    <w:rsid w:val="008E67A7"/>
    <w:rsid w:val="008F21D8"/>
    <w:rsid w:val="008F2201"/>
    <w:rsid w:val="008F235F"/>
    <w:rsid w:val="008F6090"/>
    <w:rsid w:val="008F637D"/>
    <w:rsid w:val="008F6446"/>
    <w:rsid w:val="00902858"/>
    <w:rsid w:val="00902F94"/>
    <w:rsid w:val="009047EC"/>
    <w:rsid w:val="00905586"/>
    <w:rsid w:val="00905766"/>
    <w:rsid w:val="009065C7"/>
    <w:rsid w:val="00906AE8"/>
    <w:rsid w:val="009079C4"/>
    <w:rsid w:val="00911ADE"/>
    <w:rsid w:val="00912160"/>
    <w:rsid w:val="00913A09"/>
    <w:rsid w:val="00916A8E"/>
    <w:rsid w:val="0092039C"/>
    <w:rsid w:val="00922FB5"/>
    <w:rsid w:val="00923541"/>
    <w:rsid w:val="00923B95"/>
    <w:rsid w:val="00923F19"/>
    <w:rsid w:val="009242E5"/>
    <w:rsid w:val="00924C34"/>
    <w:rsid w:val="00924F35"/>
    <w:rsid w:val="009255D5"/>
    <w:rsid w:val="00925DE0"/>
    <w:rsid w:val="0092743C"/>
    <w:rsid w:val="0093000E"/>
    <w:rsid w:val="0093150A"/>
    <w:rsid w:val="00931AA2"/>
    <w:rsid w:val="00932D34"/>
    <w:rsid w:val="00933B3A"/>
    <w:rsid w:val="0093405B"/>
    <w:rsid w:val="009341DE"/>
    <w:rsid w:val="00934491"/>
    <w:rsid w:val="00935A19"/>
    <w:rsid w:val="00936EEC"/>
    <w:rsid w:val="0094071F"/>
    <w:rsid w:val="00942C65"/>
    <w:rsid w:val="009438FA"/>
    <w:rsid w:val="00946899"/>
    <w:rsid w:val="0094704A"/>
    <w:rsid w:val="00950E54"/>
    <w:rsid w:val="00951223"/>
    <w:rsid w:val="00951F7D"/>
    <w:rsid w:val="00951FEB"/>
    <w:rsid w:val="00954797"/>
    <w:rsid w:val="00956835"/>
    <w:rsid w:val="00957D38"/>
    <w:rsid w:val="00957E97"/>
    <w:rsid w:val="009604C7"/>
    <w:rsid w:val="00960F87"/>
    <w:rsid w:val="00961E4C"/>
    <w:rsid w:val="0096332E"/>
    <w:rsid w:val="009637C6"/>
    <w:rsid w:val="00963980"/>
    <w:rsid w:val="0097040D"/>
    <w:rsid w:val="009711F3"/>
    <w:rsid w:val="00971D4F"/>
    <w:rsid w:val="00972245"/>
    <w:rsid w:val="00972913"/>
    <w:rsid w:val="00975E89"/>
    <w:rsid w:val="009766D9"/>
    <w:rsid w:val="00977BB8"/>
    <w:rsid w:val="0098176A"/>
    <w:rsid w:val="0098217B"/>
    <w:rsid w:val="00982BBF"/>
    <w:rsid w:val="009851DC"/>
    <w:rsid w:val="00986D55"/>
    <w:rsid w:val="00987114"/>
    <w:rsid w:val="0098768E"/>
    <w:rsid w:val="0098782C"/>
    <w:rsid w:val="009906C8"/>
    <w:rsid w:val="00991EB3"/>
    <w:rsid w:val="00992D25"/>
    <w:rsid w:val="00993112"/>
    <w:rsid w:val="0099635F"/>
    <w:rsid w:val="00997489"/>
    <w:rsid w:val="009A0938"/>
    <w:rsid w:val="009A0BF6"/>
    <w:rsid w:val="009A25B4"/>
    <w:rsid w:val="009A35B3"/>
    <w:rsid w:val="009A478B"/>
    <w:rsid w:val="009B045D"/>
    <w:rsid w:val="009B0FE2"/>
    <w:rsid w:val="009B4A94"/>
    <w:rsid w:val="009B4E04"/>
    <w:rsid w:val="009B54E3"/>
    <w:rsid w:val="009C0330"/>
    <w:rsid w:val="009C0450"/>
    <w:rsid w:val="009C0A20"/>
    <w:rsid w:val="009C20CE"/>
    <w:rsid w:val="009C2B3C"/>
    <w:rsid w:val="009C3D93"/>
    <w:rsid w:val="009C4B08"/>
    <w:rsid w:val="009C5B02"/>
    <w:rsid w:val="009C5C48"/>
    <w:rsid w:val="009C5D42"/>
    <w:rsid w:val="009D17B7"/>
    <w:rsid w:val="009D1A82"/>
    <w:rsid w:val="009D263D"/>
    <w:rsid w:val="009D3A80"/>
    <w:rsid w:val="009D6799"/>
    <w:rsid w:val="009D6A38"/>
    <w:rsid w:val="009D6F90"/>
    <w:rsid w:val="009E492E"/>
    <w:rsid w:val="009E52A3"/>
    <w:rsid w:val="009E5B53"/>
    <w:rsid w:val="009E74BC"/>
    <w:rsid w:val="009E757A"/>
    <w:rsid w:val="009E7AF2"/>
    <w:rsid w:val="009F28A9"/>
    <w:rsid w:val="009F451F"/>
    <w:rsid w:val="009F5208"/>
    <w:rsid w:val="009F6B8F"/>
    <w:rsid w:val="009F726A"/>
    <w:rsid w:val="009F79A8"/>
    <w:rsid w:val="00A0003A"/>
    <w:rsid w:val="00A007F7"/>
    <w:rsid w:val="00A008BD"/>
    <w:rsid w:val="00A012EE"/>
    <w:rsid w:val="00A02053"/>
    <w:rsid w:val="00A020AE"/>
    <w:rsid w:val="00A02B65"/>
    <w:rsid w:val="00A02D30"/>
    <w:rsid w:val="00A0320E"/>
    <w:rsid w:val="00A03B62"/>
    <w:rsid w:val="00A045F3"/>
    <w:rsid w:val="00A04BAE"/>
    <w:rsid w:val="00A04E8B"/>
    <w:rsid w:val="00A07519"/>
    <w:rsid w:val="00A106E6"/>
    <w:rsid w:val="00A10AA3"/>
    <w:rsid w:val="00A132C1"/>
    <w:rsid w:val="00A13CA2"/>
    <w:rsid w:val="00A14544"/>
    <w:rsid w:val="00A15C24"/>
    <w:rsid w:val="00A169DA"/>
    <w:rsid w:val="00A17847"/>
    <w:rsid w:val="00A22F88"/>
    <w:rsid w:val="00A23B02"/>
    <w:rsid w:val="00A2411F"/>
    <w:rsid w:val="00A26E95"/>
    <w:rsid w:val="00A304A0"/>
    <w:rsid w:val="00A30AA2"/>
    <w:rsid w:val="00A32793"/>
    <w:rsid w:val="00A33186"/>
    <w:rsid w:val="00A362D7"/>
    <w:rsid w:val="00A40747"/>
    <w:rsid w:val="00A41238"/>
    <w:rsid w:val="00A41E09"/>
    <w:rsid w:val="00A428F7"/>
    <w:rsid w:val="00A42D21"/>
    <w:rsid w:val="00A4414E"/>
    <w:rsid w:val="00A45F23"/>
    <w:rsid w:val="00A463D8"/>
    <w:rsid w:val="00A46EE0"/>
    <w:rsid w:val="00A470A8"/>
    <w:rsid w:val="00A5058E"/>
    <w:rsid w:val="00A50FBF"/>
    <w:rsid w:val="00A51754"/>
    <w:rsid w:val="00A51E55"/>
    <w:rsid w:val="00A52065"/>
    <w:rsid w:val="00A52282"/>
    <w:rsid w:val="00A55A3A"/>
    <w:rsid w:val="00A55BD6"/>
    <w:rsid w:val="00A56080"/>
    <w:rsid w:val="00A56201"/>
    <w:rsid w:val="00A562B8"/>
    <w:rsid w:val="00A56382"/>
    <w:rsid w:val="00A57AD4"/>
    <w:rsid w:val="00A57F69"/>
    <w:rsid w:val="00A60C75"/>
    <w:rsid w:val="00A61375"/>
    <w:rsid w:val="00A61D78"/>
    <w:rsid w:val="00A62F48"/>
    <w:rsid w:val="00A644C7"/>
    <w:rsid w:val="00A65799"/>
    <w:rsid w:val="00A6581E"/>
    <w:rsid w:val="00A65C4C"/>
    <w:rsid w:val="00A67BCA"/>
    <w:rsid w:val="00A70632"/>
    <w:rsid w:val="00A71C35"/>
    <w:rsid w:val="00A74806"/>
    <w:rsid w:val="00A75D48"/>
    <w:rsid w:val="00A800BA"/>
    <w:rsid w:val="00A804D0"/>
    <w:rsid w:val="00A82B6B"/>
    <w:rsid w:val="00A83D87"/>
    <w:rsid w:val="00A84CA2"/>
    <w:rsid w:val="00A84FC0"/>
    <w:rsid w:val="00A85AB3"/>
    <w:rsid w:val="00A908C2"/>
    <w:rsid w:val="00A921C2"/>
    <w:rsid w:val="00A93A2C"/>
    <w:rsid w:val="00A94E30"/>
    <w:rsid w:val="00A951CF"/>
    <w:rsid w:val="00A95CE5"/>
    <w:rsid w:val="00A9692A"/>
    <w:rsid w:val="00A97299"/>
    <w:rsid w:val="00A97BE0"/>
    <w:rsid w:val="00AA0324"/>
    <w:rsid w:val="00AA0442"/>
    <w:rsid w:val="00AA22EF"/>
    <w:rsid w:val="00AA60B0"/>
    <w:rsid w:val="00AA62AD"/>
    <w:rsid w:val="00AB0961"/>
    <w:rsid w:val="00AB13BF"/>
    <w:rsid w:val="00AB399A"/>
    <w:rsid w:val="00AB4551"/>
    <w:rsid w:val="00AB5BEA"/>
    <w:rsid w:val="00AB5D64"/>
    <w:rsid w:val="00AB6795"/>
    <w:rsid w:val="00AC0AB0"/>
    <w:rsid w:val="00AC3F93"/>
    <w:rsid w:val="00AC55D3"/>
    <w:rsid w:val="00AC59F2"/>
    <w:rsid w:val="00AC717D"/>
    <w:rsid w:val="00AD1096"/>
    <w:rsid w:val="00AD215B"/>
    <w:rsid w:val="00AD32C7"/>
    <w:rsid w:val="00AD3A5C"/>
    <w:rsid w:val="00AD5620"/>
    <w:rsid w:val="00AD5EA6"/>
    <w:rsid w:val="00AD6A7A"/>
    <w:rsid w:val="00AD6C1B"/>
    <w:rsid w:val="00AD70E6"/>
    <w:rsid w:val="00AE147E"/>
    <w:rsid w:val="00AE2DB4"/>
    <w:rsid w:val="00AE341D"/>
    <w:rsid w:val="00AE4809"/>
    <w:rsid w:val="00AE4E86"/>
    <w:rsid w:val="00AE5FDD"/>
    <w:rsid w:val="00AF116E"/>
    <w:rsid w:val="00AF24D9"/>
    <w:rsid w:val="00AF33D5"/>
    <w:rsid w:val="00AF538C"/>
    <w:rsid w:val="00AF6C52"/>
    <w:rsid w:val="00AF763D"/>
    <w:rsid w:val="00B01763"/>
    <w:rsid w:val="00B01CDB"/>
    <w:rsid w:val="00B02DF4"/>
    <w:rsid w:val="00B03B55"/>
    <w:rsid w:val="00B0458F"/>
    <w:rsid w:val="00B04D1F"/>
    <w:rsid w:val="00B04EC8"/>
    <w:rsid w:val="00B05099"/>
    <w:rsid w:val="00B07865"/>
    <w:rsid w:val="00B07ECA"/>
    <w:rsid w:val="00B10A6D"/>
    <w:rsid w:val="00B1158D"/>
    <w:rsid w:val="00B11897"/>
    <w:rsid w:val="00B11F68"/>
    <w:rsid w:val="00B12ECD"/>
    <w:rsid w:val="00B13055"/>
    <w:rsid w:val="00B14124"/>
    <w:rsid w:val="00B14E69"/>
    <w:rsid w:val="00B173BA"/>
    <w:rsid w:val="00B20097"/>
    <w:rsid w:val="00B20584"/>
    <w:rsid w:val="00B20F3F"/>
    <w:rsid w:val="00B2111C"/>
    <w:rsid w:val="00B21AFE"/>
    <w:rsid w:val="00B22421"/>
    <w:rsid w:val="00B25136"/>
    <w:rsid w:val="00B2611D"/>
    <w:rsid w:val="00B26BF2"/>
    <w:rsid w:val="00B270E9"/>
    <w:rsid w:val="00B3193B"/>
    <w:rsid w:val="00B32148"/>
    <w:rsid w:val="00B3266E"/>
    <w:rsid w:val="00B32DCB"/>
    <w:rsid w:val="00B33AAB"/>
    <w:rsid w:val="00B33C6A"/>
    <w:rsid w:val="00B342A1"/>
    <w:rsid w:val="00B35287"/>
    <w:rsid w:val="00B35763"/>
    <w:rsid w:val="00B35B93"/>
    <w:rsid w:val="00B36166"/>
    <w:rsid w:val="00B36463"/>
    <w:rsid w:val="00B37337"/>
    <w:rsid w:val="00B37744"/>
    <w:rsid w:val="00B40A70"/>
    <w:rsid w:val="00B40F03"/>
    <w:rsid w:val="00B410C9"/>
    <w:rsid w:val="00B44A1A"/>
    <w:rsid w:val="00B44C03"/>
    <w:rsid w:val="00B45060"/>
    <w:rsid w:val="00B455A6"/>
    <w:rsid w:val="00B461E1"/>
    <w:rsid w:val="00B462DE"/>
    <w:rsid w:val="00B50BEE"/>
    <w:rsid w:val="00B5102F"/>
    <w:rsid w:val="00B52CF5"/>
    <w:rsid w:val="00B56055"/>
    <w:rsid w:val="00B569AB"/>
    <w:rsid w:val="00B605F8"/>
    <w:rsid w:val="00B610CA"/>
    <w:rsid w:val="00B612AD"/>
    <w:rsid w:val="00B62E4E"/>
    <w:rsid w:val="00B631B3"/>
    <w:rsid w:val="00B650A6"/>
    <w:rsid w:val="00B66423"/>
    <w:rsid w:val="00B677B8"/>
    <w:rsid w:val="00B67C19"/>
    <w:rsid w:val="00B709FF"/>
    <w:rsid w:val="00B70ACC"/>
    <w:rsid w:val="00B70E68"/>
    <w:rsid w:val="00B71661"/>
    <w:rsid w:val="00B723C9"/>
    <w:rsid w:val="00B73182"/>
    <w:rsid w:val="00B73D66"/>
    <w:rsid w:val="00B75BEE"/>
    <w:rsid w:val="00B77526"/>
    <w:rsid w:val="00B8097A"/>
    <w:rsid w:val="00B80B6D"/>
    <w:rsid w:val="00B81392"/>
    <w:rsid w:val="00B82F01"/>
    <w:rsid w:val="00B83B39"/>
    <w:rsid w:val="00B84227"/>
    <w:rsid w:val="00B85E3C"/>
    <w:rsid w:val="00B86199"/>
    <w:rsid w:val="00B86C8D"/>
    <w:rsid w:val="00B87683"/>
    <w:rsid w:val="00B879C8"/>
    <w:rsid w:val="00B9148C"/>
    <w:rsid w:val="00B92190"/>
    <w:rsid w:val="00B936F8"/>
    <w:rsid w:val="00B93EDA"/>
    <w:rsid w:val="00B957AC"/>
    <w:rsid w:val="00B9583D"/>
    <w:rsid w:val="00B97560"/>
    <w:rsid w:val="00B97F62"/>
    <w:rsid w:val="00BA1104"/>
    <w:rsid w:val="00BA1444"/>
    <w:rsid w:val="00BA2013"/>
    <w:rsid w:val="00BA2899"/>
    <w:rsid w:val="00BA4FED"/>
    <w:rsid w:val="00BA587B"/>
    <w:rsid w:val="00BA7848"/>
    <w:rsid w:val="00BB058C"/>
    <w:rsid w:val="00BB07D0"/>
    <w:rsid w:val="00BB1A89"/>
    <w:rsid w:val="00BB1B12"/>
    <w:rsid w:val="00BB2589"/>
    <w:rsid w:val="00BB2C70"/>
    <w:rsid w:val="00BB3153"/>
    <w:rsid w:val="00BB50AD"/>
    <w:rsid w:val="00BB5C39"/>
    <w:rsid w:val="00BB6B86"/>
    <w:rsid w:val="00BB76B2"/>
    <w:rsid w:val="00BC0123"/>
    <w:rsid w:val="00BC1824"/>
    <w:rsid w:val="00BC2326"/>
    <w:rsid w:val="00BC26CC"/>
    <w:rsid w:val="00BC2C6F"/>
    <w:rsid w:val="00BC337B"/>
    <w:rsid w:val="00BC4944"/>
    <w:rsid w:val="00BC52E9"/>
    <w:rsid w:val="00BC5925"/>
    <w:rsid w:val="00BC6A4E"/>
    <w:rsid w:val="00BD072D"/>
    <w:rsid w:val="00BD3687"/>
    <w:rsid w:val="00BD485A"/>
    <w:rsid w:val="00BD536D"/>
    <w:rsid w:val="00BD6022"/>
    <w:rsid w:val="00BD63F7"/>
    <w:rsid w:val="00BD76E9"/>
    <w:rsid w:val="00BE1856"/>
    <w:rsid w:val="00BE2117"/>
    <w:rsid w:val="00BE2511"/>
    <w:rsid w:val="00BE4A55"/>
    <w:rsid w:val="00BE68DC"/>
    <w:rsid w:val="00BE6B90"/>
    <w:rsid w:val="00BE7956"/>
    <w:rsid w:val="00BE7B29"/>
    <w:rsid w:val="00BF0BE5"/>
    <w:rsid w:val="00BF19C2"/>
    <w:rsid w:val="00BF5A62"/>
    <w:rsid w:val="00BF5D5A"/>
    <w:rsid w:val="00BF74F4"/>
    <w:rsid w:val="00BF790B"/>
    <w:rsid w:val="00C00DCC"/>
    <w:rsid w:val="00C01892"/>
    <w:rsid w:val="00C04986"/>
    <w:rsid w:val="00C04BCC"/>
    <w:rsid w:val="00C0631B"/>
    <w:rsid w:val="00C079BF"/>
    <w:rsid w:val="00C133FA"/>
    <w:rsid w:val="00C1595E"/>
    <w:rsid w:val="00C15AB6"/>
    <w:rsid w:val="00C15C8E"/>
    <w:rsid w:val="00C16A57"/>
    <w:rsid w:val="00C175AF"/>
    <w:rsid w:val="00C17A01"/>
    <w:rsid w:val="00C23B7D"/>
    <w:rsid w:val="00C25ED2"/>
    <w:rsid w:val="00C32ADC"/>
    <w:rsid w:val="00C34FF7"/>
    <w:rsid w:val="00C36EBA"/>
    <w:rsid w:val="00C37FCD"/>
    <w:rsid w:val="00C4048F"/>
    <w:rsid w:val="00C407BB"/>
    <w:rsid w:val="00C40A4D"/>
    <w:rsid w:val="00C41C02"/>
    <w:rsid w:val="00C42622"/>
    <w:rsid w:val="00C42A9C"/>
    <w:rsid w:val="00C42BDF"/>
    <w:rsid w:val="00C450D1"/>
    <w:rsid w:val="00C45DF4"/>
    <w:rsid w:val="00C467DF"/>
    <w:rsid w:val="00C46944"/>
    <w:rsid w:val="00C47C84"/>
    <w:rsid w:val="00C50746"/>
    <w:rsid w:val="00C51DD1"/>
    <w:rsid w:val="00C52A16"/>
    <w:rsid w:val="00C54262"/>
    <w:rsid w:val="00C546C6"/>
    <w:rsid w:val="00C55697"/>
    <w:rsid w:val="00C564E2"/>
    <w:rsid w:val="00C56EC8"/>
    <w:rsid w:val="00C610C2"/>
    <w:rsid w:val="00C61E02"/>
    <w:rsid w:val="00C63748"/>
    <w:rsid w:val="00C63B65"/>
    <w:rsid w:val="00C643A8"/>
    <w:rsid w:val="00C6619E"/>
    <w:rsid w:val="00C66C0F"/>
    <w:rsid w:val="00C67CC7"/>
    <w:rsid w:val="00C71D77"/>
    <w:rsid w:val="00C7256D"/>
    <w:rsid w:val="00C72835"/>
    <w:rsid w:val="00C73A24"/>
    <w:rsid w:val="00C743F5"/>
    <w:rsid w:val="00C7502D"/>
    <w:rsid w:val="00C7541B"/>
    <w:rsid w:val="00C756DD"/>
    <w:rsid w:val="00C767F2"/>
    <w:rsid w:val="00C76C2C"/>
    <w:rsid w:val="00C774FB"/>
    <w:rsid w:val="00C81489"/>
    <w:rsid w:val="00C81966"/>
    <w:rsid w:val="00C82CC4"/>
    <w:rsid w:val="00C82D58"/>
    <w:rsid w:val="00C8463C"/>
    <w:rsid w:val="00C84E49"/>
    <w:rsid w:val="00C8704E"/>
    <w:rsid w:val="00C873BB"/>
    <w:rsid w:val="00C90A1B"/>
    <w:rsid w:val="00C9160A"/>
    <w:rsid w:val="00C91BF0"/>
    <w:rsid w:val="00C926D1"/>
    <w:rsid w:val="00C9532B"/>
    <w:rsid w:val="00C971D9"/>
    <w:rsid w:val="00C971E6"/>
    <w:rsid w:val="00C9737A"/>
    <w:rsid w:val="00CA2F59"/>
    <w:rsid w:val="00CA40D2"/>
    <w:rsid w:val="00CA43A5"/>
    <w:rsid w:val="00CA5038"/>
    <w:rsid w:val="00CA5AF1"/>
    <w:rsid w:val="00CA7BA6"/>
    <w:rsid w:val="00CB03B5"/>
    <w:rsid w:val="00CB0EBD"/>
    <w:rsid w:val="00CB3165"/>
    <w:rsid w:val="00CB39BA"/>
    <w:rsid w:val="00CB42E9"/>
    <w:rsid w:val="00CB5C9A"/>
    <w:rsid w:val="00CB5ED1"/>
    <w:rsid w:val="00CB5F4E"/>
    <w:rsid w:val="00CB7E21"/>
    <w:rsid w:val="00CB7ED2"/>
    <w:rsid w:val="00CB7F31"/>
    <w:rsid w:val="00CC2499"/>
    <w:rsid w:val="00CC3CC0"/>
    <w:rsid w:val="00CC5751"/>
    <w:rsid w:val="00CC5DDB"/>
    <w:rsid w:val="00CC6D8B"/>
    <w:rsid w:val="00CC74D8"/>
    <w:rsid w:val="00CD0435"/>
    <w:rsid w:val="00CD05A5"/>
    <w:rsid w:val="00CD1454"/>
    <w:rsid w:val="00CD21A7"/>
    <w:rsid w:val="00CD301B"/>
    <w:rsid w:val="00CD3045"/>
    <w:rsid w:val="00CD5611"/>
    <w:rsid w:val="00CD6952"/>
    <w:rsid w:val="00CD74DF"/>
    <w:rsid w:val="00CE1738"/>
    <w:rsid w:val="00CE1AA2"/>
    <w:rsid w:val="00CE2E20"/>
    <w:rsid w:val="00CE30B8"/>
    <w:rsid w:val="00CE49A5"/>
    <w:rsid w:val="00CE5920"/>
    <w:rsid w:val="00CE6BD1"/>
    <w:rsid w:val="00CF0ECA"/>
    <w:rsid w:val="00CF16C0"/>
    <w:rsid w:val="00CF1E28"/>
    <w:rsid w:val="00CF2A89"/>
    <w:rsid w:val="00CF3573"/>
    <w:rsid w:val="00CF4651"/>
    <w:rsid w:val="00CF47E8"/>
    <w:rsid w:val="00CF4819"/>
    <w:rsid w:val="00CF504D"/>
    <w:rsid w:val="00CF5DC9"/>
    <w:rsid w:val="00CF5F2E"/>
    <w:rsid w:val="00CF727E"/>
    <w:rsid w:val="00CF79D0"/>
    <w:rsid w:val="00CF7DE7"/>
    <w:rsid w:val="00D00FAF"/>
    <w:rsid w:val="00D01508"/>
    <w:rsid w:val="00D0260A"/>
    <w:rsid w:val="00D02680"/>
    <w:rsid w:val="00D054EB"/>
    <w:rsid w:val="00D056B5"/>
    <w:rsid w:val="00D05802"/>
    <w:rsid w:val="00D05E2D"/>
    <w:rsid w:val="00D06BC6"/>
    <w:rsid w:val="00D1066C"/>
    <w:rsid w:val="00D11235"/>
    <w:rsid w:val="00D112BA"/>
    <w:rsid w:val="00D13BA9"/>
    <w:rsid w:val="00D14949"/>
    <w:rsid w:val="00D1547D"/>
    <w:rsid w:val="00D154BB"/>
    <w:rsid w:val="00D207F3"/>
    <w:rsid w:val="00D23404"/>
    <w:rsid w:val="00D23A5D"/>
    <w:rsid w:val="00D240E4"/>
    <w:rsid w:val="00D27A36"/>
    <w:rsid w:val="00D27D39"/>
    <w:rsid w:val="00D30829"/>
    <w:rsid w:val="00D30D54"/>
    <w:rsid w:val="00D313B1"/>
    <w:rsid w:val="00D314AE"/>
    <w:rsid w:val="00D31554"/>
    <w:rsid w:val="00D31EB6"/>
    <w:rsid w:val="00D33A46"/>
    <w:rsid w:val="00D35303"/>
    <w:rsid w:val="00D36B3C"/>
    <w:rsid w:val="00D3713B"/>
    <w:rsid w:val="00D37F52"/>
    <w:rsid w:val="00D41003"/>
    <w:rsid w:val="00D4183E"/>
    <w:rsid w:val="00D41C3E"/>
    <w:rsid w:val="00D434A5"/>
    <w:rsid w:val="00D43C77"/>
    <w:rsid w:val="00D45193"/>
    <w:rsid w:val="00D45AF1"/>
    <w:rsid w:val="00D45F89"/>
    <w:rsid w:val="00D46F45"/>
    <w:rsid w:val="00D47AFC"/>
    <w:rsid w:val="00D510FE"/>
    <w:rsid w:val="00D51E44"/>
    <w:rsid w:val="00D52845"/>
    <w:rsid w:val="00D53698"/>
    <w:rsid w:val="00D5369A"/>
    <w:rsid w:val="00D53AA1"/>
    <w:rsid w:val="00D5489B"/>
    <w:rsid w:val="00D54F74"/>
    <w:rsid w:val="00D573FF"/>
    <w:rsid w:val="00D61DB1"/>
    <w:rsid w:val="00D62AFD"/>
    <w:rsid w:val="00D62BAD"/>
    <w:rsid w:val="00D63FA1"/>
    <w:rsid w:val="00D64698"/>
    <w:rsid w:val="00D64C2C"/>
    <w:rsid w:val="00D676BC"/>
    <w:rsid w:val="00D67ECE"/>
    <w:rsid w:val="00D7133D"/>
    <w:rsid w:val="00D713A7"/>
    <w:rsid w:val="00D71865"/>
    <w:rsid w:val="00D71A18"/>
    <w:rsid w:val="00D72EF6"/>
    <w:rsid w:val="00D7348D"/>
    <w:rsid w:val="00D73B81"/>
    <w:rsid w:val="00D75D7B"/>
    <w:rsid w:val="00D7617F"/>
    <w:rsid w:val="00D77DC8"/>
    <w:rsid w:val="00D8051C"/>
    <w:rsid w:val="00D808DA"/>
    <w:rsid w:val="00D80CD2"/>
    <w:rsid w:val="00D815C4"/>
    <w:rsid w:val="00D82C91"/>
    <w:rsid w:val="00D83006"/>
    <w:rsid w:val="00D8308A"/>
    <w:rsid w:val="00D830E3"/>
    <w:rsid w:val="00D86034"/>
    <w:rsid w:val="00D86CF0"/>
    <w:rsid w:val="00D8727E"/>
    <w:rsid w:val="00D90DEA"/>
    <w:rsid w:val="00D91C63"/>
    <w:rsid w:val="00D91FB1"/>
    <w:rsid w:val="00D93126"/>
    <w:rsid w:val="00D93A2C"/>
    <w:rsid w:val="00D950C3"/>
    <w:rsid w:val="00D97DAF"/>
    <w:rsid w:val="00DA3050"/>
    <w:rsid w:val="00DA577E"/>
    <w:rsid w:val="00DA60E7"/>
    <w:rsid w:val="00DB0C2A"/>
    <w:rsid w:val="00DB1A4F"/>
    <w:rsid w:val="00DB2EB8"/>
    <w:rsid w:val="00DB427C"/>
    <w:rsid w:val="00DB51AE"/>
    <w:rsid w:val="00DB5586"/>
    <w:rsid w:val="00DB5A15"/>
    <w:rsid w:val="00DB75D1"/>
    <w:rsid w:val="00DB79E2"/>
    <w:rsid w:val="00DB7A4E"/>
    <w:rsid w:val="00DC0288"/>
    <w:rsid w:val="00DC0A8C"/>
    <w:rsid w:val="00DC13B2"/>
    <w:rsid w:val="00DC49E2"/>
    <w:rsid w:val="00DC5F55"/>
    <w:rsid w:val="00DC739A"/>
    <w:rsid w:val="00DC7432"/>
    <w:rsid w:val="00DC7B1A"/>
    <w:rsid w:val="00DD049E"/>
    <w:rsid w:val="00DD0D06"/>
    <w:rsid w:val="00DD2628"/>
    <w:rsid w:val="00DD3203"/>
    <w:rsid w:val="00DD4331"/>
    <w:rsid w:val="00DD4631"/>
    <w:rsid w:val="00DD5B73"/>
    <w:rsid w:val="00DD6BDF"/>
    <w:rsid w:val="00DD7943"/>
    <w:rsid w:val="00DE43DC"/>
    <w:rsid w:val="00DE4F4B"/>
    <w:rsid w:val="00DE578B"/>
    <w:rsid w:val="00DE6901"/>
    <w:rsid w:val="00DE6AE6"/>
    <w:rsid w:val="00DE7E2D"/>
    <w:rsid w:val="00DF09DB"/>
    <w:rsid w:val="00DF0BC9"/>
    <w:rsid w:val="00DF0D9E"/>
    <w:rsid w:val="00DF17FD"/>
    <w:rsid w:val="00DF2647"/>
    <w:rsid w:val="00DF2B98"/>
    <w:rsid w:val="00DF36E2"/>
    <w:rsid w:val="00DF4007"/>
    <w:rsid w:val="00DF402A"/>
    <w:rsid w:val="00DF49BA"/>
    <w:rsid w:val="00DF4D68"/>
    <w:rsid w:val="00DF6353"/>
    <w:rsid w:val="00E0052B"/>
    <w:rsid w:val="00E02E04"/>
    <w:rsid w:val="00E02EC3"/>
    <w:rsid w:val="00E02F4C"/>
    <w:rsid w:val="00E03B86"/>
    <w:rsid w:val="00E0454A"/>
    <w:rsid w:val="00E04CC2"/>
    <w:rsid w:val="00E06B47"/>
    <w:rsid w:val="00E07315"/>
    <w:rsid w:val="00E076DD"/>
    <w:rsid w:val="00E1058C"/>
    <w:rsid w:val="00E106F2"/>
    <w:rsid w:val="00E10D81"/>
    <w:rsid w:val="00E12931"/>
    <w:rsid w:val="00E138B9"/>
    <w:rsid w:val="00E1494D"/>
    <w:rsid w:val="00E153A3"/>
    <w:rsid w:val="00E1687E"/>
    <w:rsid w:val="00E21813"/>
    <w:rsid w:val="00E218D6"/>
    <w:rsid w:val="00E225AD"/>
    <w:rsid w:val="00E2681D"/>
    <w:rsid w:val="00E26CEF"/>
    <w:rsid w:val="00E27884"/>
    <w:rsid w:val="00E30F5E"/>
    <w:rsid w:val="00E312AE"/>
    <w:rsid w:val="00E3141F"/>
    <w:rsid w:val="00E32A74"/>
    <w:rsid w:val="00E3301D"/>
    <w:rsid w:val="00E34498"/>
    <w:rsid w:val="00E3479E"/>
    <w:rsid w:val="00E34C74"/>
    <w:rsid w:val="00E356D6"/>
    <w:rsid w:val="00E36B28"/>
    <w:rsid w:val="00E36D73"/>
    <w:rsid w:val="00E3796B"/>
    <w:rsid w:val="00E45F11"/>
    <w:rsid w:val="00E466BB"/>
    <w:rsid w:val="00E50364"/>
    <w:rsid w:val="00E50B19"/>
    <w:rsid w:val="00E519F2"/>
    <w:rsid w:val="00E52B9D"/>
    <w:rsid w:val="00E54183"/>
    <w:rsid w:val="00E544D9"/>
    <w:rsid w:val="00E54DCB"/>
    <w:rsid w:val="00E56F80"/>
    <w:rsid w:val="00E60232"/>
    <w:rsid w:val="00E614C6"/>
    <w:rsid w:val="00E621FE"/>
    <w:rsid w:val="00E62F70"/>
    <w:rsid w:val="00E64E29"/>
    <w:rsid w:val="00E65068"/>
    <w:rsid w:val="00E66127"/>
    <w:rsid w:val="00E66D8C"/>
    <w:rsid w:val="00E67754"/>
    <w:rsid w:val="00E67E9C"/>
    <w:rsid w:val="00E67EDD"/>
    <w:rsid w:val="00E70912"/>
    <w:rsid w:val="00E70990"/>
    <w:rsid w:val="00E73484"/>
    <w:rsid w:val="00E7352A"/>
    <w:rsid w:val="00E73D0D"/>
    <w:rsid w:val="00E73F30"/>
    <w:rsid w:val="00E75A8F"/>
    <w:rsid w:val="00E76AF8"/>
    <w:rsid w:val="00E76CDD"/>
    <w:rsid w:val="00E77298"/>
    <w:rsid w:val="00E77795"/>
    <w:rsid w:val="00E80853"/>
    <w:rsid w:val="00E8129E"/>
    <w:rsid w:val="00E8198B"/>
    <w:rsid w:val="00E82DE1"/>
    <w:rsid w:val="00E83684"/>
    <w:rsid w:val="00E85C95"/>
    <w:rsid w:val="00E85F12"/>
    <w:rsid w:val="00E87F97"/>
    <w:rsid w:val="00E91FB5"/>
    <w:rsid w:val="00E93535"/>
    <w:rsid w:val="00E942A7"/>
    <w:rsid w:val="00E95696"/>
    <w:rsid w:val="00E96000"/>
    <w:rsid w:val="00E960AC"/>
    <w:rsid w:val="00E970BD"/>
    <w:rsid w:val="00E9759C"/>
    <w:rsid w:val="00EA077C"/>
    <w:rsid w:val="00EA0B60"/>
    <w:rsid w:val="00EA19FE"/>
    <w:rsid w:val="00EA1ACE"/>
    <w:rsid w:val="00EA2C73"/>
    <w:rsid w:val="00EA37A3"/>
    <w:rsid w:val="00EA4414"/>
    <w:rsid w:val="00EA50CD"/>
    <w:rsid w:val="00EA583C"/>
    <w:rsid w:val="00EA59CD"/>
    <w:rsid w:val="00EA6633"/>
    <w:rsid w:val="00EA72C4"/>
    <w:rsid w:val="00EA7A36"/>
    <w:rsid w:val="00EA7C79"/>
    <w:rsid w:val="00EB115A"/>
    <w:rsid w:val="00EB1500"/>
    <w:rsid w:val="00EB23BF"/>
    <w:rsid w:val="00EB2529"/>
    <w:rsid w:val="00EB2B04"/>
    <w:rsid w:val="00EB3064"/>
    <w:rsid w:val="00EB393C"/>
    <w:rsid w:val="00EB3FF2"/>
    <w:rsid w:val="00EB5D0F"/>
    <w:rsid w:val="00EB656F"/>
    <w:rsid w:val="00EB66F5"/>
    <w:rsid w:val="00EB6945"/>
    <w:rsid w:val="00EB6B28"/>
    <w:rsid w:val="00EB6FC2"/>
    <w:rsid w:val="00EB7889"/>
    <w:rsid w:val="00EC0BD2"/>
    <w:rsid w:val="00EC0D2B"/>
    <w:rsid w:val="00EC1C64"/>
    <w:rsid w:val="00ED0344"/>
    <w:rsid w:val="00ED0801"/>
    <w:rsid w:val="00ED1940"/>
    <w:rsid w:val="00ED20E0"/>
    <w:rsid w:val="00ED2E53"/>
    <w:rsid w:val="00ED3B72"/>
    <w:rsid w:val="00ED414E"/>
    <w:rsid w:val="00ED4B88"/>
    <w:rsid w:val="00ED4E1A"/>
    <w:rsid w:val="00ED55EC"/>
    <w:rsid w:val="00ED6581"/>
    <w:rsid w:val="00ED6B99"/>
    <w:rsid w:val="00EE025C"/>
    <w:rsid w:val="00EE0D5F"/>
    <w:rsid w:val="00EE380C"/>
    <w:rsid w:val="00EE3CE9"/>
    <w:rsid w:val="00EE448E"/>
    <w:rsid w:val="00EE4A1A"/>
    <w:rsid w:val="00EE5238"/>
    <w:rsid w:val="00EE6D8D"/>
    <w:rsid w:val="00EE759A"/>
    <w:rsid w:val="00EE7989"/>
    <w:rsid w:val="00EF05CE"/>
    <w:rsid w:val="00EF0F41"/>
    <w:rsid w:val="00EF1545"/>
    <w:rsid w:val="00EF2EAC"/>
    <w:rsid w:val="00EF2F86"/>
    <w:rsid w:val="00EF3647"/>
    <w:rsid w:val="00EF3706"/>
    <w:rsid w:val="00EF39AD"/>
    <w:rsid w:val="00EF4175"/>
    <w:rsid w:val="00EF55C4"/>
    <w:rsid w:val="00EF570D"/>
    <w:rsid w:val="00EF58DB"/>
    <w:rsid w:val="00EF60B3"/>
    <w:rsid w:val="00EF6C8C"/>
    <w:rsid w:val="00EF75D0"/>
    <w:rsid w:val="00EF7975"/>
    <w:rsid w:val="00F00943"/>
    <w:rsid w:val="00F01C94"/>
    <w:rsid w:val="00F0271A"/>
    <w:rsid w:val="00F02832"/>
    <w:rsid w:val="00F037CE"/>
    <w:rsid w:val="00F0392A"/>
    <w:rsid w:val="00F05D7A"/>
    <w:rsid w:val="00F0689F"/>
    <w:rsid w:val="00F1125E"/>
    <w:rsid w:val="00F12224"/>
    <w:rsid w:val="00F12344"/>
    <w:rsid w:val="00F13089"/>
    <w:rsid w:val="00F145A0"/>
    <w:rsid w:val="00F14E65"/>
    <w:rsid w:val="00F1636E"/>
    <w:rsid w:val="00F204BC"/>
    <w:rsid w:val="00F2178A"/>
    <w:rsid w:val="00F223F6"/>
    <w:rsid w:val="00F2245C"/>
    <w:rsid w:val="00F22BE2"/>
    <w:rsid w:val="00F2327B"/>
    <w:rsid w:val="00F235C5"/>
    <w:rsid w:val="00F24C7F"/>
    <w:rsid w:val="00F24E60"/>
    <w:rsid w:val="00F315F4"/>
    <w:rsid w:val="00F32B74"/>
    <w:rsid w:val="00F32F0E"/>
    <w:rsid w:val="00F3474A"/>
    <w:rsid w:val="00F35686"/>
    <w:rsid w:val="00F36035"/>
    <w:rsid w:val="00F360AC"/>
    <w:rsid w:val="00F36631"/>
    <w:rsid w:val="00F369C5"/>
    <w:rsid w:val="00F4015A"/>
    <w:rsid w:val="00F45583"/>
    <w:rsid w:val="00F45AFA"/>
    <w:rsid w:val="00F46A58"/>
    <w:rsid w:val="00F478EC"/>
    <w:rsid w:val="00F50B76"/>
    <w:rsid w:val="00F5121C"/>
    <w:rsid w:val="00F5256B"/>
    <w:rsid w:val="00F52D39"/>
    <w:rsid w:val="00F53C61"/>
    <w:rsid w:val="00F553AC"/>
    <w:rsid w:val="00F57BCA"/>
    <w:rsid w:val="00F60A12"/>
    <w:rsid w:val="00F61070"/>
    <w:rsid w:val="00F622AA"/>
    <w:rsid w:val="00F626CD"/>
    <w:rsid w:val="00F62B20"/>
    <w:rsid w:val="00F62F59"/>
    <w:rsid w:val="00F6428B"/>
    <w:rsid w:val="00F65790"/>
    <w:rsid w:val="00F704B4"/>
    <w:rsid w:val="00F71291"/>
    <w:rsid w:val="00F71E31"/>
    <w:rsid w:val="00F72CE2"/>
    <w:rsid w:val="00F73CE9"/>
    <w:rsid w:val="00F76838"/>
    <w:rsid w:val="00F76FAF"/>
    <w:rsid w:val="00F80743"/>
    <w:rsid w:val="00F81E43"/>
    <w:rsid w:val="00F83833"/>
    <w:rsid w:val="00F84F75"/>
    <w:rsid w:val="00F8621F"/>
    <w:rsid w:val="00F86254"/>
    <w:rsid w:val="00F86258"/>
    <w:rsid w:val="00F864F5"/>
    <w:rsid w:val="00F865F7"/>
    <w:rsid w:val="00F86C3D"/>
    <w:rsid w:val="00F910F1"/>
    <w:rsid w:val="00F91F42"/>
    <w:rsid w:val="00F92D0F"/>
    <w:rsid w:val="00F94869"/>
    <w:rsid w:val="00F949F2"/>
    <w:rsid w:val="00F96617"/>
    <w:rsid w:val="00F9677D"/>
    <w:rsid w:val="00F96A82"/>
    <w:rsid w:val="00F97312"/>
    <w:rsid w:val="00F9772E"/>
    <w:rsid w:val="00F97E16"/>
    <w:rsid w:val="00FA02F3"/>
    <w:rsid w:val="00FA030E"/>
    <w:rsid w:val="00FA0D74"/>
    <w:rsid w:val="00FA2BCF"/>
    <w:rsid w:val="00FA3215"/>
    <w:rsid w:val="00FA36DC"/>
    <w:rsid w:val="00FA40E2"/>
    <w:rsid w:val="00FA5591"/>
    <w:rsid w:val="00FA6F4F"/>
    <w:rsid w:val="00FA7264"/>
    <w:rsid w:val="00FB0CC7"/>
    <w:rsid w:val="00FB256F"/>
    <w:rsid w:val="00FB2892"/>
    <w:rsid w:val="00FB3720"/>
    <w:rsid w:val="00FB476B"/>
    <w:rsid w:val="00FB50B0"/>
    <w:rsid w:val="00FB5523"/>
    <w:rsid w:val="00FB63FA"/>
    <w:rsid w:val="00FB71E0"/>
    <w:rsid w:val="00FC10B6"/>
    <w:rsid w:val="00FC165E"/>
    <w:rsid w:val="00FC3B95"/>
    <w:rsid w:val="00FC3C27"/>
    <w:rsid w:val="00FC4485"/>
    <w:rsid w:val="00FC4C6C"/>
    <w:rsid w:val="00FC5D63"/>
    <w:rsid w:val="00FC6611"/>
    <w:rsid w:val="00FC676E"/>
    <w:rsid w:val="00FC755F"/>
    <w:rsid w:val="00FD03BA"/>
    <w:rsid w:val="00FD05C4"/>
    <w:rsid w:val="00FD166F"/>
    <w:rsid w:val="00FD2B6B"/>
    <w:rsid w:val="00FD2BC7"/>
    <w:rsid w:val="00FD42C9"/>
    <w:rsid w:val="00FD5921"/>
    <w:rsid w:val="00FD5C4C"/>
    <w:rsid w:val="00FD62B4"/>
    <w:rsid w:val="00FE135D"/>
    <w:rsid w:val="00FE1833"/>
    <w:rsid w:val="00FE1E93"/>
    <w:rsid w:val="00FE4A66"/>
    <w:rsid w:val="00FE7897"/>
    <w:rsid w:val="00FF1121"/>
    <w:rsid w:val="00FF1D6B"/>
    <w:rsid w:val="00FF3F34"/>
    <w:rsid w:val="00FF424E"/>
    <w:rsid w:val="00FF46FB"/>
    <w:rsid w:val="00FF57FB"/>
    <w:rsid w:val="00FF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EA901D"/>
  <w15:docId w15:val="{1773C70E-A1EE-4449-AE54-EE4FAD741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E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608B7"/>
    <w:pPr>
      <w:keepNext/>
      <w:keepLines/>
      <w:shd w:val="clear" w:color="auto" w:fill="FFFFFF"/>
      <w:tabs>
        <w:tab w:val="left" w:pos="851"/>
      </w:tabs>
      <w:spacing w:line="360" w:lineRule="auto"/>
      <w:jc w:val="center"/>
      <w:outlineLvl w:val="0"/>
    </w:pPr>
    <w:rPr>
      <w:rFonts w:eastAsiaTheme="majorEastAsia"/>
      <w:b/>
      <w:color w:val="1B1B1B"/>
      <w:sz w:val="28"/>
      <w:szCs w:val="26"/>
      <w:lang w:val="vi-VN" w:eastAsia="ja-JP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608B7"/>
    <w:pPr>
      <w:keepNext/>
      <w:keepLines/>
      <w:tabs>
        <w:tab w:val="left" w:pos="851"/>
      </w:tabs>
      <w:spacing w:line="336" w:lineRule="auto"/>
      <w:jc w:val="both"/>
      <w:outlineLvl w:val="1"/>
    </w:pPr>
    <w:rPr>
      <w:rFonts w:eastAsiaTheme="majorEastAsia"/>
      <w:b/>
      <w:bCs/>
      <w:i/>
      <w:iCs/>
      <w:color w:val="000000" w:themeColor="text1"/>
      <w:sz w:val="26"/>
      <w:szCs w:val="26"/>
      <w:lang w:val="vi-VN" w:eastAsia="ja-JP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B3C58"/>
    <w:pPr>
      <w:keepNext/>
      <w:keepLines/>
      <w:spacing w:before="120" w:line="360" w:lineRule="auto"/>
      <w:jc w:val="both"/>
      <w:outlineLvl w:val="2"/>
    </w:pPr>
    <w:rPr>
      <w:rFonts w:eastAsiaTheme="majorEastAsia"/>
      <w:b/>
      <w:i/>
      <w:color w:val="000000"/>
      <w:sz w:val="26"/>
      <w:szCs w:val="26"/>
      <w:lang w:val="vi-VN" w:eastAsia="ja-JP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2136C"/>
    <w:pPr>
      <w:keepNext/>
      <w:keepLines/>
      <w:spacing w:before="120" w:line="360" w:lineRule="auto"/>
      <w:outlineLvl w:val="3"/>
    </w:pPr>
    <w:rPr>
      <w:rFonts w:eastAsiaTheme="majorEastAsia"/>
      <w:color w:val="000000"/>
      <w:sz w:val="26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eastAsia="ja-JP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lang w:eastAsia="ja-JP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lang w:eastAsia="ja-JP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lang w:eastAsia="ja-JP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74"/>
    <w:pPr>
      <w:keepNext/>
      <w:keepLines/>
      <w:outlineLvl w:val="8"/>
    </w:pPr>
    <w:rPr>
      <w:rFonts w:eastAsiaTheme="majorEastAsia" w:cstheme="majorBidi"/>
      <w:color w:val="272727" w:themeColor="text1" w:themeTint="D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8B7"/>
    <w:rPr>
      <w:rFonts w:ascii="Times New Roman" w:eastAsiaTheme="majorEastAsia" w:hAnsi="Times New Roman" w:cs="Times New Roman"/>
      <w:b/>
      <w:color w:val="1B1B1B"/>
      <w:sz w:val="28"/>
      <w:szCs w:val="26"/>
      <w:shd w:val="clear" w:color="auto" w:fill="FFFFFF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3608B7"/>
    <w:rPr>
      <w:rFonts w:ascii="Times New Roman" w:eastAsiaTheme="majorEastAsia" w:hAnsi="Times New Roman" w:cs="Times New Roman"/>
      <w:b/>
      <w:bCs/>
      <w:i/>
      <w:iCs/>
      <w:color w:val="000000" w:themeColor="text1"/>
      <w:sz w:val="26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4B3C58"/>
    <w:rPr>
      <w:rFonts w:ascii="Times New Roman" w:eastAsiaTheme="majorEastAsia" w:hAnsi="Times New Roman" w:cs="Times New Roman"/>
      <w:b/>
      <w:i/>
      <w:color w:val="000000"/>
      <w:sz w:val="26"/>
      <w:szCs w:val="26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22136C"/>
    <w:rPr>
      <w:rFonts w:ascii="Times New Roman" w:eastAsiaTheme="majorEastAsia" w:hAnsi="Times New Roman" w:cs="Times New Roman"/>
      <w:color w:val="000000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74"/>
    <w:rPr>
      <w:rFonts w:ascii=".VnTime" w:eastAsiaTheme="majorEastAsia" w:hAnsi=".VnTime" w:cstheme="majorBidi"/>
      <w:noProof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74"/>
    <w:rPr>
      <w:rFonts w:ascii=".VnTime" w:eastAsiaTheme="majorEastAsia" w:hAnsi=".VnTime" w:cstheme="majorBidi"/>
      <w:i/>
      <w:iCs/>
      <w:noProof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74"/>
    <w:rPr>
      <w:rFonts w:ascii=".VnTime" w:eastAsiaTheme="majorEastAsia" w:hAnsi=".VnTime" w:cstheme="majorBidi"/>
      <w:noProof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74"/>
    <w:rPr>
      <w:rFonts w:ascii=".VnTime" w:eastAsiaTheme="majorEastAsia" w:hAnsi=".VnTime" w:cstheme="majorBidi"/>
      <w:i/>
      <w:iCs/>
      <w:noProof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74"/>
    <w:rPr>
      <w:rFonts w:ascii=".VnTime" w:eastAsiaTheme="majorEastAsia" w:hAnsi=".VnTime" w:cstheme="majorBidi"/>
      <w:noProof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D54F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customStyle="1" w:styleId="TitleChar">
    <w:name w:val="Title Char"/>
    <w:basedOn w:val="DefaultParagraphFont"/>
    <w:link w:val="Title"/>
    <w:rsid w:val="00D54F7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D54F74"/>
    <w:rPr>
      <w:rFonts w:ascii=".VnTime" w:eastAsiaTheme="majorEastAsia" w:hAnsi=".VnTime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F74"/>
    <w:pPr>
      <w:spacing w:before="160"/>
      <w:jc w:val="center"/>
    </w:pPr>
    <w:rPr>
      <w:i/>
      <w:iCs/>
      <w:color w:val="404040" w:themeColor="text1" w:themeTint="BF"/>
      <w:lang w:eastAsia="ja-JP"/>
    </w:rPr>
  </w:style>
  <w:style w:type="character" w:customStyle="1" w:styleId="QuoteChar">
    <w:name w:val="Quote Char"/>
    <w:basedOn w:val="DefaultParagraphFont"/>
    <w:link w:val="Quote"/>
    <w:uiPriority w:val="29"/>
    <w:rsid w:val="00D54F74"/>
    <w:rPr>
      <w:rFonts w:ascii=".VnTime" w:eastAsia="Times New Roman" w:hAnsi=".VnTime" w:cs="Times New Roman"/>
      <w:i/>
      <w:iCs/>
      <w:noProof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D54F74"/>
    <w:pPr>
      <w:ind w:left="720"/>
      <w:contextualSpacing/>
    </w:pPr>
    <w:rPr>
      <w:lang w:eastAsia="ja-JP"/>
    </w:rPr>
  </w:style>
  <w:style w:type="character" w:styleId="IntenseEmphasis">
    <w:name w:val="Intense Emphasis"/>
    <w:basedOn w:val="DefaultParagraphFont"/>
    <w:uiPriority w:val="21"/>
    <w:qFormat/>
    <w:rsid w:val="00D54F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eastAsia="ja-JP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74"/>
    <w:rPr>
      <w:rFonts w:ascii=".VnTime" w:eastAsia="Times New Roman" w:hAnsi=".VnTime" w:cs="Times New Roman"/>
      <w:i/>
      <w:iCs/>
      <w:noProof/>
      <w:color w:val="2F5496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D54F74"/>
    <w:rPr>
      <w:b/>
      <w:bCs/>
      <w:smallCaps/>
      <w:color w:val="2F5496" w:themeColor="accent1" w:themeShade="BF"/>
      <w:spacing w:val="5"/>
    </w:rPr>
  </w:style>
  <w:style w:type="paragraph" w:customStyle="1" w:styleId="1">
    <w:name w:val="1."/>
    <w:basedOn w:val="Normal"/>
    <w:qFormat/>
    <w:rsid w:val="00D54F74"/>
    <w:pPr>
      <w:spacing w:line="360" w:lineRule="auto"/>
      <w:jc w:val="center"/>
    </w:pPr>
    <w:rPr>
      <w:rFonts w:eastAsiaTheme="minorHAnsi"/>
      <w:b/>
      <w:sz w:val="28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D54F74"/>
    <w:rPr>
      <w:color w:val="0563C1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54F74"/>
    <w:pPr>
      <w:tabs>
        <w:tab w:val="left" w:pos="264"/>
        <w:tab w:val="left" w:pos="380"/>
      </w:tabs>
      <w:spacing w:after="240"/>
      <w:ind w:left="384" w:hanging="384"/>
    </w:pPr>
    <w:rPr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54F7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vi-VN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D54F74"/>
    <w:rPr>
      <w:noProof/>
      <w:lang w:val="vi-VN"/>
    </w:rPr>
  </w:style>
  <w:style w:type="paragraph" w:customStyle="1" w:styleId="2">
    <w:name w:val="2."/>
    <w:basedOn w:val="ListParagraph"/>
    <w:qFormat/>
    <w:rsid w:val="00D54F74"/>
    <w:pPr>
      <w:tabs>
        <w:tab w:val="left" w:pos="567"/>
      </w:tabs>
      <w:spacing w:line="360" w:lineRule="auto"/>
      <w:ind w:left="0"/>
      <w:contextualSpacing w:val="0"/>
    </w:pPr>
    <w:rPr>
      <w:b/>
      <w:sz w:val="28"/>
      <w:szCs w:val="28"/>
    </w:rPr>
  </w:style>
  <w:style w:type="paragraph" w:styleId="Caption">
    <w:name w:val="caption"/>
    <w:basedOn w:val="Normal"/>
    <w:next w:val="Normal"/>
    <w:autoRedefine/>
    <w:uiPriority w:val="35"/>
    <w:qFormat/>
    <w:rsid w:val="00CD74DF"/>
    <w:pPr>
      <w:keepNext/>
      <w:tabs>
        <w:tab w:val="left" w:pos="1830"/>
      </w:tabs>
      <w:spacing w:before="120" w:after="120" w:line="360" w:lineRule="auto"/>
      <w:jc w:val="center"/>
    </w:pPr>
    <w:rPr>
      <w:b/>
      <w:bCs/>
      <w:iCs/>
      <w:sz w:val="26"/>
      <w:szCs w:val="26"/>
      <w:lang w:val="vi-VN" w:eastAsia="ja-JP"/>
    </w:rPr>
  </w:style>
  <w:style w:type="table" w:styleId="LightGrid-Accent4">
    <w:name w:val="Light Grid Accent 4"/>
    <w:basedOn w:val="TableNormal"/>
    <w:uiPriority w:val="62"/>
    <w:rsid w:val="00D54F74"/>
    <w:pPr>
      <w:spacing w:after="0" w:line="240" w:lineRule="auto"/>
    </w:pPr>
    <w:rPr>
      <w:lang w:val="vi-VN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paragraph" w:styleId="Footer">
    <w:name w:val="footer"/>
    <w:basedOn w:val="Normal"/>
    <w:link w:val="FooterChar"/>
    <w:uiPriority w:val="99"/>
    <w:unhideWhenUsed/>
    <w:rsid w:val="00D54F74"/>
    <w:pPr>
      <w:tabs>
        <w:tab w:val="center" w:pos="4680"/>
        <w:tab w:val="right" w:pos="9360"/>
      </w:tabs>
    </w:pPr>
    <w:rPr>
      <w:lang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D54F74"/>
    <w:rPr>
      <w:rFonts w:ascii=".VnTime" w:eastAsia="Times New Roman" w:hAnsi=".VnTime" w:cs="Times New Roman"/>
      <w:noProof/>
      <w:sz w:val="24"/>
      <w:szCs w:val="24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D54F74"/>
    <w:rPr>
      <w:rFonts w:asciiTheme="minorHAnsi" w:hAnsiTheme="minorHAnsi" w:cstheme="minorHAnsi"/>
      <w:i/>
      <w:iCs/>
      <w:sz w:val="20"/>
      <w:szCs w:val="20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D54F74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07865"/>
    <w:pPr>
      <w:tabs>
        <w:tab w:val="right" w:leader="dot" w:pos="8789"/>
      </w:tabs>
      <w:spacing w:line="360" w:lineRule="auto"/>
      <w:ind w:right="276"/>
      <w:jc w:val="both"/>
    </w:pPr>
    <w:rPr>
      <w:b/>
      <w:iCs/>
      <w:noProof/>
      <w:sz w:val="26"/>
      <w:szCs w:val="26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54F74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C971D9"/>
    <w:pPr>
      <w:tabs>
        <w:tab w:val="right" w:leader="dot" w:pos="8789"/>
      </w:tabs>
      <w:spacing w:line="360" w:lineRule="auto"/>
      <w:jc w:val="center"/>
    </w:pPr>
    <w:rPr>
      <w:b/>
      <w:bCs/>
      <w:sz w:val="28"/>
      <w:szCs w:val="26"/>
      <w:lang w:val="vi-VN" w:eastAsia="ja-JP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54F74"/>
    <w:rPr>
      <w:sz w:val="20"/>
      <w:szCs w:val="20"/>
      <w:lang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54F74"/>
    <w:rPr>
      <w:rFonts w:ascii=".VnTime" w:eastAsia="Times New Roman" w:hAnsi=".VnTime" w:cs="Times New Roman"/>
      <w:noProof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54F74"/>
    <w:rPr>
      <w:vertAlign w:val="superscript"/>
    </w:rPr>
  </w:style>
  <w:style w:type="table" w:styleId="TableGrid">
    <w:name w:val="Table Grid"/>
    <w:basedOn w:val="TableNormal"/>
    <w:uiPriority w:val="59"/>
    <w:rsid w:val="00D54F7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4F74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D54F74"/>
    <w:pPr>
      <w:jc w:val="center"/>
    </w:pPr>
    <w:rPr>
      <w:sz w:val="26"/>
      <w:lang w:eastAsia="ja-JP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D54F74"/>
    <w:rPr>
      <w:rFonts w:ascii="Times New Roman" w:eastAsia="Times New Roman" w:hAnsi="Times New Roman" w:cs="Times New Roman"/>
      <w:noProof/>
      <w:sz w:val="26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D54F74"/>
    <w:pPr>
      <w:spacing w:line="360" w:lineRule="auto"/>
    </w:pPr>
    <w:rPr>
      <w:sz w:val="26"/>
      <w:lang w:eastAsia="ja-JP"/>
    </w:rPr>
  </w:style>
  <w:style w:type="character" w:customStyle="1" w:styleId="EndNoteBibliographyChar">
    <w:name w:val="EndNote Bibliography Char"/>
    <w:basedOn w:val="DefaultParagraphFont"/>
    <w:link w:val="EndNoteBibliography"/>
    <w:rsid w:val="00D54F74"/>
    <w:rPr>
      <w:rFonts w:ascii="Times New Roman" w:eastAsia="Times New Roman" w:hAnsi="Times New Roman" w:cs="Times New Roman"/>
      <w:noProof/>
      <w:sz w:val="26"/>
      <w:szCs w:val="24"/>
    </w:rPr>
  </w:style>
  <w:style w:type="paragraph" w:styleId="Revision">
    <w:name w:val="Revision"/>
    <w:hidden/>
    <w:uiPriority w:val="99"/>
    <w:semiHidden/>
    <w:rsid w:val="00D54F74"/>
    <w:pPr>
      <w:spacing w:after="0" w:line="240" w:lineRule="auto"/>
    </w:pPr>
    <w:rPr>
      <w:rFonts w:ascii=".VnTime" w:eastAsia="Times New Roman" w:hAnsi=".VnTime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54F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4F74"/>
    <w:rPr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4F74"/>
    <w:rPr>
      <w:rFonts w:ascii=".VnTime" w:eastAsia="Times New Roman" w:hAnsi=".VnTime" w:cs="Times New Roman"/>
      <w:noProof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F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F74"/>
    <w:rPr>
      <w:rFonts w:ascii=".VnTime" w:eastAsia="Times New Roman" w:hAnsi=".VnTime" w:cs="Times New Roman"/>
      <w:b/>
      <w:bCs/>
      <w:noProof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610CA"/>
    <w:rPr>
      <w:i/>
      <w:iCs/>
    </w:rPr>
  </w:style>
  <w:style w:type="character" w:styleId="Strong">
    <w:name w:val="Strong"/>
    <w:basedOn w:val="DefaultParagraphFont"/>
    <w:uiPriority w:val="22"/>
    <w:qFormat/>
    <w:rsid w:val="00711399"/>
    <w:rPr>
      <w:b/>
      <w:bCs/>
    </w:rPr>
  </w:style>
  <w:style w:type="character" w:customStyle="1" w:styleId="a-text-bold">
    <w:name w:val="a-text-bold"/>
    <w:basedOn w:val="DefaultParagraphFont"/>
    <w:rsid w:val="00874F15"/>
  </w:style>
  <w:style w:type="character" w:customStyle="1" w:styleId="fontstyle01">
    <w:name w:val="fontstyle01"/>
    <w:basedOn w:val="DefaultParagraphFont"/>
    <w:rsid w:val="00D207F3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D207F3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C82D58"/>
    <w:rPr>
      <w:rFonts w:ascii="MinionPro-It" w:hAnsi="MinionPro-I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fontstyle41">
    <w:name w:val="fontstyle41"/>
    <w:basedOn w:val="DefaultParagraphFont"/>
    <w:rsid w:val="00C82D58"/>
    <w:rPr>
      <w:rFonts w:ascii="TimesNewRomanPSMT" w:hAnsi="TimesNewRomanPSMT" w:hint="default"/>
      <w:b w:val="0"/>
      <w:bCs w:val="0"/>
      <w:i w:val="0"/>
      <w:iCs w:val="0"/>
      <w:color w:val="242021"/>
      <w:sz w:val="22"/>
      <w:szCs w:val="22"/>
    </w:rPr>
  </w:style>
  <w:style w:type="character" w:customStyle="1" w:styleId="authors-list-item">
    <w:name w:val="authors-list-item"/>
    <w:basedOn w:val="DefaultParagraphFont"/>
    <w:rsid w:val="00376A0F"/>
  </w:style>
  <w:style w:type="character" w:customStyle="1" w:styleId="author-sup-separator">
    <w:name w:val="author-sup-separator"/>
    <w:basedOn w:val="DefaultParagraphFont"/>
    <w:rsid w:val="00376A0F"/>
  </w:style>
  <w:style w:type="character" w:customStyle="1" w:styleId="comma">
    <w:name w:val="comma"/>
    <w:basedOn w:val="DefaultParagraphFont"/>
    <w:rsid w:val="00376A0F"/>
  </w:style>
  <w:style w:type="character" w:customStyle="1" w:styleId="Title1">
    <w:name w:val="Title1"/>
    <w:basedOn w:val="DefaultParagraphFont"/>
    <w:rsid w:val="00376A0F"/>
  </w:style>
  <w:style w:type="character" w:customStyle="1" w:styleId="identifier">
    <w:name w:val="identifier"/>
    <w:basedOn w:val="DefaultParagraphFont"/>
    <w:rsid w:val="00376A0F"/>
  </w:style>
  <w:style w:type="character" w:customStyle="1" w:styleId="id-label">
    <w:name w:val="id-label"/>
    <w:basedOn w:val="DefaultParagraphFont"/>
    <w:rsid w:val="00376A0F"/>
  </w:style>
  <w:style w:type="character" w:customStyle="1" w:styleId="title-text">
    <w:name w:val="title-text"/>
    <w:basedOn w:val="DefaultParagraphFont"/>
    <w:rsid w:val="00EB656F"/>
  </w:style>
  <w:style w:type="character" w:customStyle="1" w:styleId="ref-journal">
    <w:name w:val="ref-journal"/>
    <w:basedOn w:val="DefaultParagraphFont"/>
    <w:rsid w:val="006D00A7"/>
  </w:style>
  <w:style w:type="character" w:customStyle="1" w:styleId="ref-vol">
    <w:name w:val="ref-vol"/>
    <w:basedOn w:val="DefaultParagraphFont"/>
    <w:rsid w:val="006D00A7"/>
  </w:style>
  <w:style w:type="character" w:customStyle="1" w:styleId="mw-page-title-main">
    <w:name w:val="mw-page-title-main"/>
    <w:basedOn w:val="DefaultParagraphFont"/>
    <w:rsid w:val="00B40A70"/>
  </w:style>
  <w:style w:type="paragraph" w:customStyle="1" w:styleId="html-x">
    <w:name w:val="html-x"/>
    <w:basedOn w:val="Normal"/>
    <w:rsid w:val="00815835"/>
    <w:pPr>
      <w:spacing w:before="100" w:beforeAutospacing="1" w:after="100" w:afterAutospacing="1"/>
    </w:pPr>
    <w:rPr>
      <w:lang w:eastAsia="ja-JP"/>
    </w:rPr>
  </w:style>
  <w:style w:type="character" w:customStyle="1" w:styleId="html-italic">
    <w:name w:val="html-italic"/>
    <w:basedOn w:val="DefaultParagraphFont"/>
    <w:rsid w:val="00815835"/>
  </w:style>
  <w:style w:type="paragraph" w:customStyle="1" w:styleId="html-xx">
    <w:name w:val="html-xx"/>
    <w:basedOn w:val="Normal"/>
    <w:rsid w:val="00E60232"/>
    <w:pPr>
      <w:spacing w:before="100" w:beforeAutospacing="1" w:after="100" w:afterAutospacing="1"/>
    </w:pPr>
    <w:rPr>
      <w:lang w:eastAsia="ja-JP"/>
    </w:rPr>
  </w:style>
  <w:style w:type="character" w:customStyle="1" w:styleId="sr-only">
    <w:name w:val="sr-only"/>
    <w:basedOn w:val="DefaultParagraphFont"/>
    <w:rsid w:val="00341301"/>
  </w:style>
  <w:style w:type="character" w:customStyle="1" w:styleId="react-xocs-alternative-link">
    <w:name w:val="react-xocs-alternative-link"/>
    <w:basedOn w:val="DefaultParagraphFont"/>
    <w:rsid w:val="00341301"/>
  </w:style>
  <w:style w:type="character" w:customStyle="1" w:styleId="given-name">
    <w:name w:val="given-name"/>
    <w:basedOn w:val="DefaultParagraphFont"/>
    <w:rsid w:val="00341301"/>
  </w:style>
  <w:style w:type="character" w:customStyle="1" w:styleId="text">
    <w:name w:val="text"/>
    <w:basedOn w:val="DefaultParagraphFont"/>
    <w:rsid w:val="00341301"/>
  </w:style>
  <w:style w:type="character" w:customStyle="1" w:styleId="order">
    <w:name w:val="order"/>
    <w:basedOn w:val="DefaultParagraphFont"/>
    <w:rsid w:val="007D76C2"/>
  </w:style>
  <w:style w:type="character" w:customStyle="1" w:styleId="inlineblock">
    <w:name w:val="inlineblock"/>
    <w:basedOn w:val="DefaultParagraphFont"/>
    <w:rsid w:val="00C7502D"/>
  </w:style>
  <w:style w:type="paragraph" w:customStyle="1" w:styleId="ABCTable">
    <w:name w:val="ABC_Table"/>
    <w:basedOn w:val="Normal"/>
    <w:link w:val="ABCTableChar"/>
    <w:qFormat/>
    <w:rsid w:val="00FE1833"/>
    <w:pPr>
      <w:spacing w:before="80"/>
      <w:jc w:val="center"/>
    </w:pPr>
    <w:rPr>
      <w:rFonts w:asciiTheme="minorHAnsi" w:eastAsiaTheme="minorHAnsi" w:hAnsiTheme="minorHAnsi" w:cstheme="minorHAnsi"/>
      <w:color w:val="000000" w:themeColor="text1"/>
      <w:sz w:val="18"/>
      <w:szCs w:val="18"/>
      <w:lang w:val="vi" w:eastAsia="ja-JP"/>
    </w:rPr>
  </w:style>
  <w:style w:type="character" w:customStyle="1" w:styleId="ABCTableChar">
    <w:name w:val="ABC_Table Char"/>
    <w:basedOn w:val="DefaultParagraphFont"/>
    <w:link w:val="ABCTable"/>
    <w:rsid w:val="00FE1833"/>
    <w:rPr>
      <w:rFonts w:cstheme="minorHAnsi"/>
      <w:color w:val="000000" w:themeColor="text1"/>
      <w:sz w:val="18"/>
      <w:szCs w:val="18"/>
      <w:lang w:val="vi"/>
    </w:rPr>
  </w:style>
  <w:style w:type="paragraph" w:customStyle="1" w:styleId="a">
    <w:name w:val="."/>
    <w:basedOn w:val="Normal"/>
    <w:qFormat/>
    <w:rsid w:val="00CC74D8"/>
    <w:pPr>
      <w:spacing w:line="360" w:lineRule="auto"/>
      <w:jc w:val="center"/>
    </w:pPr>
    <w:rPr>
      <w:rFonts w:eastAsiaTheme="minorHAnsi"/>
      <w:i/>
      <w:sz w:val="28"/>
      <w:lang w:eastAsia="ja-JP"/>
    </w:rPr>
  </w:style>
  <w:style w:type="paragraph" w:customStyle="1" w:styleId="D">
    <w:name w:val="D."/>
    <w:basedOn w:val="Normal"/>
    <w:qFormat/>
    <w:rsid w:val="00CC74D8"/>
    <w:pPr>
      <w:spacing w:line="360" w:lineRule="auto"/>
      <w:jc w:val="center"/>
    </w:pPr>
    <w:rPr>
      <w:b/>
      <w:i/>
      <w:sz w:val="26"/>
      <w:lang w:eastAsia="ja-JP"/>
    </w:rPr>
  </w:style>
  <w:style w:type="table" w:customStyle="1" w:styleId="PlainTable21">
    <w:name w:val="Plain Table 21"/>
    <w:basedOn w:val="TableNormal"/>
    <w:uiPriority w:val="99"/>
    <w:rsid w:val="00986D5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14649E"/>
    <w:rPr>
      <w:color w:val="808080"/>
    </w:rPr>
  </w:style>
  <w:style w:type="paragraph" w:customStyle="1" w:styleId="BulletPointsHeading2Secondary">
    <w:name w:val="Bullet Points Heading 2 Secondary"/>
    <w:basedOn w:val="ListParagraph"/>
    <w:link w:val="BulletPointsHeading2SecondaryChar"/>
    <w:rsid w:val="00C73A24"/>
    <w:pPr>
      <w:numPr>
        <w:ilvl w:val="1"/>
        <w:numId w:val="2"/>
      </w:numPr>
      <w:jc w:val="both"/>
    </w:pPr>
    <w:rPr>
      <w:rFonts w:asciiTheme="minorHAnsi" w:eastAsiaTheme="minorHAnsi" w:hAnsiTheme="minorHAnsi" w:cs="Arial"/>
      <w:color w:val="000000" w:themeColor="text1"/>
      <w:sz w:val="22"/>
      <w:szCs w:val="20"/>
      <w:lang w:val="vi"/>
    </w:rPr>
  </w:style>
  <w:style w:type="character" w:customStyle="1" w:styleId="BulletPointsHeading2SecondaryChar">
    <w:name w:val="Bullet Points Heading 2 Secondary Char"/>
    <w:basedOn w:val="DefaultParagraphFont"/>
    <w:link w:val="BulletPointsHeading2Secondary"/>
    <w:rsid w:val="00C73A24"/>
    <w:rPr>
      <w:rFonts w:cs="Arial"/>
      <w:color w:val="000000" w:themeColor="text1"/>
      <w:szCs w:val="20"/>
      <w:lang w:val="vi" w:eastAsia="ja-JP"/>
    </w:rPr>
  </w:style>
  <w:style w:type="paragraph" w:customStyle="1" w:styleId="PrimaryBullet">
    <w:name w:val="Primary Bullet"/>
    <w:basedOn w:val="ListParagraph"/>
    <w:qFormat/>
    <w:rsid w:val="00C73A24"/>
    <w:pPr>
      <w:numPr>
        <w:numId w:val="3"/>
      </w:numPr>
      <w:spacing w:after="80" w:line="360" w:lineRule="auto"/>
      <w:jc w:val="both"/>
    </w:pPr>
    <w:rPr>
      <w:rFonts w:asciiTheme="minorHAnsi" w:eastAsiaTheme="minorHAnsi" w:hAnsiTheme="minorHAnsi" w:cs="Arial"/>
      <w:color w:val="000000" w:themeColor="text1"/>
      <w:sz w:val="22"/>
      <w:szCs w:val="20"/>
      <w:lang w:val="v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73A24"/>
    <w:rPr>
      <w:rFonts w:ascii=".VnTime" w:eastAsia="Times New Roman" w:hAnsi=".VnTime" w:cs="Times New Roman"/>
      <w:noProof/>
      <w:sz w:val="24"/>
      <w:szCs w:val="24"/>
    </w:rPr>
  </w:style>
  <w:style w:type="paragraph" w:customStyle="1" w:styleId="TableBullet">
    <w:name w:val="Table Bullet"/>
    <w:basedOn w:val="PrimaryBullet"/>
    <w:link w:val="TableBulletChar"/>
    <w:qFormat/>
    <w:rsid w:val="00C73A24"/>
    <w:pPr>
      <w:spacing w:after="0" w:line="240" w:lineRule="auto"/>
    </w:pPr>
  </w:style>
  <w:style w:type="character" w:customStyle="1" w:styleId="TableBulletChar">
    <w:name w:val="Table Bullet Char"/>
    <w:basedOn w:val="DefaultParagraphFont"/>
    <w:link w:val="TableBullet"/>
    <w:rsid w:val="00C73A24"/>
    <w:rPr>
      <w:rFonts w:cs="Arial"/>
      <w:color w:val="000000" w:themeColor="text1"/>
      <w:szCs w:val="20"/>
      <w:lang w:val="vi" w:eastAsia="ja-JP"/>
    </w:rPr>
  </w:style>
  <w:style w:type="paragraph" w:customStyle="1" w:styleId="MainPrimaryBullet">
    <w:name w:val="Main Primary Bullet"/>
    <w:basedOn w:val="ListParagraph"/>
    <w:qFormat/>
    <w:rsid w:val="00C73A24"/>
    <w:pPr>
      <w:numPr>
        <w:numId w:val="4"/>
      </w:numPr>
      <w:spacing w:before="40"/>
      <w:ind w:left="851"/>
      <w:jc w:val="both"/>
    </w:pPr>
    <w:rPr>
      <w:rFonts w:asciiTheme="minorHAnsi" w:eastAsiaTheme="minorEastAsia" w:hAnsiTheme="minorHAnsi" w:cs="Arial"/>
      <w:color w:val="000000" w:themeColor="text1"/>
      <w:sz w:val="22"/>
      <w:szCs w:val="20"/>
      <w:lang w:val="vi"/>
    </w:rPr>
  </w:style>
  <w:style w:type="paragraph" w:customStyle="1" w:styleId="MainTertiarybullet">
    <w:name w:val="Main Tertiary bullet"/>
    <w:basedOn w:val="MainPrimaryBullet"/>
    <w:qFormat/>
    <w:rsid w:val="00C73A24"/>
    <w:pPr>
      <w:numPr>
        <w:ilvl w:val="2"/>
      </w:numPr>
      <w:spacing w:before="0"/>
      <w:ind w:left="1701"/>
    </w:pPr>
  </w:style>
  <w:style w:type="paragraph" w:customStyle="1" w:styleId="MainSecondaryBullet">
    <w:name w:val="Main Secondary Bullet"/>
    <w:basedOn w:val="MainPrimaryBullet"/>
    <w:qFormat/>
    <w:rsid w:val="00C73A24"/>
    <w:pPr>
      <w:numPr>
        <w:ilvl w:val="1"/>
      </w:numPr>
      <w:ind w:left="1134" w:hanging="283"/>
    </w:pPr>
  </w:style>
  <w:style w:type="paragraph" w:customStyle="1" w:styleId="Tablesecondary">
    <w:name w:val="Table secondary"/>
    <w:basedOn w:val="TableBullet"/>
    <w:link w:val="TablesecondaryChar"/>
    <w:qFormat/>
    <w:rsid w:val="00C73A24"/>
    <w:pPr>
      <w:numPr>
        <w:ilvl w:val="1"/>
      </w:numPr>
    </w:pPr>
  </w:style>
  <w:style w:type="character" w:customStyle="1" w:styleId="TablesecondaryChar">
    <w:name w:val="Table secondary Char"/>
    <w:basedOn w:val="DefaultParagraphFont"/>
    <w:link w:val="Tablesecondary"/>
    <w:rsid w:val="00C73A24"/>
    <w:rPr>
      <w:rFonts w:cs="Arial"/>
      <w:color w:val="000000" w:themeColor="text1"/>
      <w:szCs w:val="20"/>
      <w:lang w:val="vi" w:eastAsia="ja-JP"/>
    </w:rPr>
  </w:style>
  <w:style w:type="character" w:customStyle="1" w:styleId="apple-converted-space">
    <w:name w:val="apple-converted-space"/>
    <w:basedOn w:val="DefaultParagraphFont"/>
    <w:rsid w:val="009766D9"/>
  </w:style>
  <w:style w:type="character" w:styleId="FollowedHyperlink">
    <w:name w:val="FollowedHyperlink"/>
    <w:basedOn w:val="DefaultParagraphFont"/>
    <w:uiPriority w:val="99"/>
    <w:semiHidden/>
    <w:unhideWhenUsed/>
    <w:rsid w:val="00256556"/>
    <w:rPr>
      <w:color w:val="954F72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741F4"/>
    <w:pPr>
      <w:ind w:left="72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5">
    <w:name w:val="toc 5"/>
    <w:basedOn w:val="Normal"/>
    <w:next w:val="Normal"/>
    <w:autoRedefine/>
    <w:uiPriority w:val="39"/>
    <w:unhideWhenUsed/>
    <w:rsid w:val="005741F4"/>
    <w:pPr>
      <w:ind w:left="96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6">
    <w:name w:val="toc 6"/>
    <w:basedOn w:val="Normal"/>
    <w:next w:val="Normal"/>
    <w:autoRedefine/>
    <w:uiPriority w:val="39"/>
    <w:unhideWhenUsed/>
    <w:rsid w:val="005741F4"/>
    <w:pPr>
      <w:ind w:left="120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741F4"/>
    <w:pPr>
      <w:ind w:left="144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741F4"/>
    <w:pPr>
      <w:ind w:left="1680"/>
    </w:pPr>
    <w:rPr>
      <w:rFonts w:asciiTheme="minorHAnsi" w:hAnsiTheme="minorHAnsi" w:cstheme="minorHAnsi"/>
      <w:sz w:val="20"/>
      <w:szCs w:val="20"/>
      <w:lang w:eastAsia="ja-JP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741F4"/>
    <w:pPr>
      <w:ind w:left="1920"/>
    </w:pPr>
    <w:rPr>
      <w:rFonts w:asciiTheme="minorHAnsi" w:hAnsiTheme="minorHAnsi" w:cstheme="minorHAnsi"/>
      <w:sz w:val="20"/>
      <w:szCs w:val="20"/>
      <w:lang w:eastAsia="ja-JP"/>
    </w:rPr>
  </w:style>
  <w:style w:type="table" w:customStyle="1" w:styleId="TableGridLight1">
    <w:name w:val="Table Grid Light1"/>
    <w:basedOn w:val="TableNormal"/>
    <w:uiPriority w:val="40"/>
    <w:rsid w:val="000D35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0D35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41">
    <w:name w:val="Plain Table 41"/>
    <w:basedOn w:val="TableNormal"/>
    <w:uiPriority w:val="44"/>
    <w:rsid w:val="000D35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8B7B0B"/>
  </w:style>
  <w:style w:type="paragraph" w:customStyle="1" w:styleId="Danhmucbang">
    <w:name w:val="Danh muc bang"/>
    <w:basedOn w:val="Caption"/>
    <w:qFormat/>
    <w:rsid w:val="00E07315"/>
    <w:rPr>
      <w:i/>
    </w:rPr>
  </w:style>
  <w:style w:type="paragraph" w:customStyle="1" w:styleId="BIU">
    <w:name w:val="BIỂU ĐỒ"/>
    <w:basedOn w:val="Normal"/>
    <w:qFormat/>
    <w:rsid w:val="00E07315"/>
    <w:pPr>
      <w:spacing w:line="360" w:lineRule="auto"/>
      <w:jc w:val="center"/>
    </w:pPr>
    <w:rPr>
      <w:b/>
      <w:bCs/>
      <w:i/>
      <w:sz w:val="26"/>
      <w:szCs w:val="26"/>
      <w:lang w:eastAsia="ja-JP"/>
    </w:rPr>
  </w:style>
  <w:style w:type="paragraph" w:customStyle="1" w:styleId="HNH">
    <w:name w:val="HÌNH"/>
    <w:basedOn w:val="Normal"/>
    <w:qFormat/>
    <w:rsid w:val="00E07315"/>
    <w:pPr>
      <w:spacing w:line="360" w:lineRule="auto"/>
      <w:jc w:val="center"/>
    </w:pPr>
    <w:rPr>
      <w:b/>
      <w:bCs/>
      <w:i/>
      <w:sz w:val="26"/>
      <w:szCs w:val="26"/>
      <w:lang w:eastAsia="ja-JP"/>
    </w:rPr>
  </w:style>
  <w:style w:type="paragraph" w:styleId="NoSpacing">
    <w:name w:val="No Spacing"/>
    <w:uiPriority w:val="1"/>
    <w:qFormat/>
    <w:rsid w:val="003855F4"/>
    <w:pPr>
      <w:spacing w:after="0" w:line="240" w:lineRule="auto"/>
    </w:pPr>
    <w:rPr>
      <w:rFonts w:eastAsiaTheme="minorEastAsia"/>
      <w:lang w:eastAsia="zh-CN"/>
    </w:rPr>
  </w:style>
  <w:style w:type="paragraph" w:styleId="NormalWeb">
    <w:name w:val="Normal (Web)"/>
    <w:basedOn w:val="Normal"/>
    <w:uiPriority w:val="99"/>
    <w:unhideWhenUsed/>
    <w:qFormat/>
    <w:rsid w:val="00226F64"/>
    <w:pPr>
      <w:spacing w:before="100" w:beforeAutospacing="1" w:after="100" w:afterAutospacing="1"/>
    </w:pPr>
    <w:rPr>
      <w:lang w:eastAsia="ja-JP"/>
    </w:rPr>
  </w:style>
  <w:style w:type="paragraph" w:customStyle="1" w:styleId="p1">
    <w:name w:val="p1"/>
    <w:basedOn w:val="Normal"/>
    <w:rsid w:val="006869D5"/>
    <w:rPr>
      <w:rFonts w:ascii="Helvetica" w:hAnsi="Helvetica"/>
      <w:color w:val="000000"/>
      <w:sz w:val="17"/>
      <w:szCs w:val="17"/>
      <w:lang w:eastAsia="ja-JP"/>
    </w:rPr>
  </w:style>
  <w:style w:type="table" w:customStyle="1" w:styleId="GridTable2-Accent31">
    <w:name w:val="Grid Table 2 - Accent 31"/>
    <w:basedOn w:val="TableNormal"/>
    <w:uiPriority w:val="47"/>
    <w:rsid w:val="00723F37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14E69"/>
    <w:rPr>
      <w:rFonts w:ascii="Tahoma" w:hAnsi="Tahoma" w:cs="Tahoma"/>
      <w:sz w:val="16"/>
      <w:szCs w:val="16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4E69"/>
    <w:rPr>
      <w:rFonts w:ascii="Tahoma" w:eastAsia="Times New Roman" w:hAnsi="Tahoma" w:cs="Tahoma"/>
      <w:noProof/>
      <w:sz w:val="16"/>
      <w:szCs w:val="16"/>
    </w:rPr>
  </w:style>
  <w:style w:type="character" w:customStyle="1" w:styleId="reference-text">
    <w:name w:val="reference-text"/>
    <w:basedOn w:val="DefaultParagraphFont"/>
    <w:rsid w:val="009B0FE2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C010C"/>
    <w:rPr>
      <w:color w:val="605E5C"/>
      <w:shd w:val="clear" w:color="auto" w:fill="E1DFDD"/>
    </w:rPr>
  </w:style>
  <w:style w:type="character" w:customStyle="1" w:styleId="whitespace-normal">
    <w:name w:val="whitespace-normal"/>
    <w:basedOn w:val="DefaultParagraphFont"/>
    <w:rsid w:val="000B46E5"/>
  </w:style>
  <w:style w:type="paragraph" w:customStyle="1" w:styleId="B">
    <w:name w:val="B"/>
    <w:basedOn w:val="Normal"/>
    <w:qFormat/>
    <w:rsid w:val="00CB3165"/>
    <w:pPr>
      <w:tabs>
        <w:tab w:val="left" w:pos="1703"/>
      </w:tabs>
      <w:spacing w:line="360" w:lineRule="auto"/>
      <w:jc w:val="center"/>
      <w:outlineLvl w:val="0"/>
    </w:pPr>
    <w:rPr>
      <w:b/>
      <w:i/>
      <w:color w:val="000000"/>
      <w:sz w:val="26"/>
      <w:szCs w:val="28"/>
      <w:lang w:eastAsia="ja-JP"/>
    </w:rPr>
  </w:style>
  <w:style w:type="table" w:customStyle="1" w:styleId="PlainTable22">
    <w:name w:val="Plain Table 22"/>
    <w:basedOn w:val="TableNormal"/>
    <w:uiPriority w:val="42"/>
    <w:rsid w:val="00262A0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math-inline">
    <w:name w:val="math-inline"/>
    <w:basedOn w:val="DefaultParagraphFont"/>
    <w:rsid w:val="005F4238"/>
  </w:style>
  <w:style w:type="table" w:customStyle="1" w:styleId="PlainTable12">
    <w:name w:val="Plain Table 12"/>
    <w:basedOn w:val="TableNormal"/>
    <w:uiPriority w:val="41"/>
    <w:rsid w:val="00472E5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1Light-Accent31">
    <w:name w:val="Grid Table 1 Light - Accent 31"/>
    <w:basedOn w:val="TableNormal"/>
    <w:uiPriority w:val="46"/>
    <w:rsid w:val="00AD109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1a">
    <w:name w:val="1a"/>
    <w:basedOn w:val="Heading1"/>
    <w:qFormat/>
    <w:rsid w:val="003608B7"/>
  </w:style>
  <w:style w:type="paragraph" w:customStyle="1" w:styleId="2a">
    <w:name w:val="2a"/>
    <w:basedOn w:val="Heading2"/>
    <w:qFormat/>
    <w:rsid w:val="00833893"/>
    <w:rPr>
      <w:i w:val="0"/>
    </w:rPr>
  </w:style>
  <w:style w:type="paragraph" w:customStyle="1" w:styleId="3a">
    <w:name w:val="3a"/>
    <w:basedOn w:val="Heading3"/>
    <w:qFormat/>
    <w:rsid w:val="003608B7"/>
    <w:pPr>
      <w:tabs>
        <w:tab w:val="left" w:pos="851"/>
      </w:tabs>
      <w:spacing w:before="0"/>
    </w:pPr>
    <w:rPr>
      <w:color w:val="000000" w:themeColor="text1"/>
    </w:rPr>
  </w:style>
  <w:style w:type="paragraph" w:customStyle="1" w:styleId="4a">
    <w:name w:val="4a"/>
    <w:basedOn w:val="Normal"/>
    <w:qFormat/>
    <w:rsid w:val="003608B7"/>
    <w:pPr>
      <w:tabs>
        <w:tab w:val="left" w:pos="851"/>
      </w:tabs>
      <w:spacing w:line="360" w:lineRule="auto"/>
      <w:jc w:val="both"/>
    </w:pPr>
    <w:rPr>
      <w:i/>
      <w:iCs/>
      <w:color w:val="000000" w:themeColor="text1"/>
      <w:sz w:val="26"/>
      <w:szCs w:val="26"/>
      <w:lang w:eastAsia="ja-JP"/>
    </w:rPr>
  </w:style>
  <w:style w:type="paragraph" w:customStyle="1" w:styleId="B2">
    <w:name w:val="B2"/>
    <w:basedOn w:val="Normal"/>
    <w:qFormat/>
    <w:rsid w:val="003608B7"/>
    <w:pPr>
      <w:tabs>
        <w:tab w:val="left" w:pos="851"/>
      </w:tabs>
      <w:spacing w:line="360" w:lineRule="auto"/>
      <w:jc w:val="center"/>
    </w:pPr>
    <w:rPr>
      <w:b/>
      <w:bCs/>
      <w:i/>
      <w:iCs/>
      <w:color w:val="000000" w:themeColor="text1"/>
      <w:sz w:val="26"/>
      <w:szCs w:val="26"/>
      <w:lang w:val="vi-VN" w:eastAsia="ja-JP"/>
    </w:rPr>
  </w:style>
  <w:style w:type="paragraph" w:customStyle="1" w:styleId="H2">
    <w:name w:val="H2"/>
    <w:basedOn w:val="B2"/>
    <w:qFormat/>
    <w:rsid w:val="003608B7"/>
  </w:style>
  <w:style w:type="paragraph" w:customStyle="1" w:styleId="D2">
    <w:name w:val="D2"/>
    <w:basedOn w:val="Normal"/>
    <w:qFormat/>
    <w:rsid w:val="003608B7"/>
    <w:pPr>
      <w:spacing w:line="360" w:lineRule="auto"/>
      <w:jc w:val="center"/>
    </w:pPr>
    <w:rPr>
      <w:b/>
      <w:bCs/>
      <w:i/>
      <w:iCs/>
      <w:sz w:val="26"/>
      <w:szCs w:val="26"/>
      <w:lang w:val="vi-VN" w:eastAsia="ja-JP"/>
    </w:rPr>
  </w:style>
  <w:style w:type="paragraph" w:customStyle="1" w:styleId="pdq2pgselectionanchorcontainer">
    <w:name w:val="pdq2pg_selectionanchorcontainer"/>
    <w:basedOn w:val="Normal"/>
    <w:rsid w:val="00255C4C"/>
    <w:pPr>
      <w:spacing w:before="100" w:beforeAutospacing="1" w:after="100" w:afterAutospacing="1"/>
    </w:pPr>
    <w:rPr>
      <w:lang w:eastAsia="ja-JP"/>
    </w:rPr>
  </w:style>
  <w:style w:type="paragraph" w:customStyle="1" w:styleId="font-claude-response-body">
    <w:name w:val="font-claude-response-body"/>
    <w:basedOn w:val="Normal"/>
    <w:rsid w:val="00634D90"/>
    <w:pPr>
      <w:spacing w:before="100" w:beforeAutospacing="1" w:after="100" w:afterAutospacing="1"/>
    </w:pPr>
    <w:rPr>
      <w:lang w:eastAsia="ja-JP"/>
    </w:rPr>
  </w:style>
  <w:style w:type="paragraph" w:customStyle="1" w:styleId="isselectedend">
    <w:name w:val="isselectedend"/>
    <w:basedOn w:val="Normal"/>
    <w:rsid w:val="00157146"/>
    <w:pPr>
      <w:spacing w:before="100" w:beforeAutospacing="1" w:after="100" w:afterAutospacing="1"/>
    </w:pPr>
    <w:rPr>
      <w:lang w:eastAsia="ja-JP"/>
    </w:rPr>
  </w:style>
  <w:style w:type="character" w:customStyle="1" w:styleId="inline-flex">
    <w:name w:val="inline-flex"/>
    <w:basedOn w:val="DefaultParagraphFont"/>
    <w:rsid w:val="00A33186"/>
  </w:style>
  <w:style w:type="character" w:customStyle="1" w:styleId="text-nowrap">
    <w:name w:val="text-nowrap"/>
    <w:basedOn w:val="DefaultParagraphFont"/>
    <w:rsid w:val="00A33186"/>
  </w:style>
  <w:style w:type="character" w:customStyle="1" w:styleId="katex-mathml">
    <w:name w:val="katex-mathml"/>
    <w:basedOn w:val="DefaultParagraphFont"/>
    <w:rsid w:val="0073090D"/>
  </w:style>
  <w:style w:type="character" w:customStyle="1" w:styleId="mord">
    <w:name w:val="mord"/>
    <w:basedOn w:val="DefaultParagraphFont"/>
    <w:rsid w:val="0073090D"/>
  </w:style>
  <w:style w:type="character" w:customStyle="1" w:styleId="mpunct">
    <w:name w:val="mpunct"/>
    <w:basedOn w:val="DefaultParagraphFont"/>
    <w:rsid w:val="0073090D"/>
  </w:style>
  <w:style w:type="character" w:customStyle="1" w:styleId="mbin">
    <w:name w:val="mbin"/>
    <w:basedOn w:val="DefaultParagraphFont"/>
    <w:rsid w:val="0073090D"/>
  </w:style>
  <w:style w:type="character" w:customStyle="1" w:styleId="mrel">
    <w:name w:val="mrel"/>
    <w:basedOn w:val="DefaultParagraphFont"/>
    <w:rsid w:val="0073090D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894BA0"/>
    <w:rPr>
      <w:color w:val="605E5C"/>
      <w:shd w:val="clear" w:color="auto" w:fill="E1DFDD"/>
    </w:rPr>
  </w:style>
  <w:style w:type="table" w:customStyle="1" w:styleId="TableGridLight2">
    <w:name w:val="Table Grid Light2"/>
    <w:basedOn w:val="TableNormal"/>
    <w:uiPriority w:val="40"/>
    <w:rsid w:val="00BA201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runcate">
    <w:name w:val="truncate"/>
    <w:basedOn w:val="DefaultParagraphFont"/>
    <w:rsid w:val="000027A8"/>
  </w:style>
  <w:style w:type="character" w:customStyle="1" w:styleId="mopen">
    <w:name w:val="mopen"/>
    <w:basedOn w:val="DefaultParagraphFont"/>
    <w:rsid w:val="00D23404"/>
  </w:style>
  <w:style w:type="character" w:customStyle="1" w:styleId="vlist-s">
    <w:name w:val="vlist-s"/>
    <w:basedOn w:val="DefaultParagraphFont"/>
    <w:rsid w:val="00D23404"/>
  </w:style>
  <w:style w:type="character" w:customStyle="1" w:styleId="mclose">
    <w:name w:val="mclose"/>
    <w:basedOn w:val="DefaultParagraphFont"/>
    <w:rsid w:val="00D23404"/>
  </w:style>
  <w:style w:type="numbering" w:customStyle="1" w:styleId="CurrentList1">
    <w:name w:val="Current List1"/>
    <w:uiPriority w:val="99"/>
    <w:rsid w:val="003F07A4"/>
    <w:pPr>
      <w:numPr>
        <w:numId w:val="44"/>
      </w:numPr>
    </w:pPr>
  </w:style>
  <w:style w:type="paragraph" w:customStyle="1" w:styleId="B3">
    <w:name w:val="B3"/>
    <w:basedOn w:val="B2"/>
    <w:qFormat/>
    <w:rsid w:val="00547982"/>
  </w:style>
  <w:style w:type="paragraph" w:customStyle="1" w:styleId="H3">
    <w:name w:val="H3"/>
    <w:basedOn w:val="B3"/>
    <w:qFormat/>
    <w:rsid w:val="00547982"/>
  </w:style>
  <w:style w:type="paragraph" w:customStyle="1" w:styleId="d3">
    <w:name w:val="d3"/>
    <w:basedOn w:val="B3"/>
    <w:qFormat/>
    <w:rsid w:val="00D8308A"/>
  </w:style>
  <w:style w:type="table" w:customStyle="1" w:styleId="TableGrid1">
    <w:name w:val="Table Grid1"/>
    <w:basedOn w:val="TableNormal"/>
    <w:next w:val="TableGrid"/>
    <w:uiPriority w:val="39"/>
    <w:rsid w:val="00690BC9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B25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1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1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4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2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99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5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1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2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1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1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4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99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7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8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0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7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3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0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4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4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6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4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8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7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0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8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6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5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14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5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6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jpg"/><Relationship Id="rId23" Type="http://schemas.microsoft.com/office/2011/relationships/people" Target="people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D41CFE-96EC-4AF2-8B89-C0D84144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930</Words>
  <Characters>5303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Admin</cp:lastModifiedBy>
  <cp:revision>5</cp:revision>
  <cp:lastPrinted>2026-08-22T01:42:00Z</cp:lastPrinted>
  <dcterms:created xsi:type="dcterms:W3CDTF">2026-08-29T04:00:00Z</dcterms:created>
  <dcterms:modified xsi:type="dcterms:W3CDTF">2026-08-29T08:29:00Z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id="IC8ngcFJ"/&gt;&lt;style id="http://www.zotero.org/styles/american-medical-association-no-url" hasBibliography="1" bibliographyStyleHasBeenSet="1"/&gt;&lt;prefs&gt;&lt;pref name="fieldType" value="Field"/&gt;&lt;pref name</vt:lpwstr>
  </property>
  <property fmtid="{D5CDD505-2E9C-101B-9397-08002B2CF9AE}" pid="3" name="ZOTERO_PREF_2">
    <vt:lpwstr>="automaticJournalAbbreviations" value="true"/&gt;&lt;pref name="dontAskDelayCitationUpdates" value="true"/&gt;&lt;/prefs&gt;&lt;/data&gt;</vt:lpwstr>
  </property>
</Properties>
</file>